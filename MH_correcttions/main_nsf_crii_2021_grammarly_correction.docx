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1E24F" w14:textId="77777777" w:rsidR="00F85719" w:rsidRDefault="00F85719">
      <w:pPr>
        <w:pStyle w:val="BodyText"/>
        <w:kinsoku w:val="0"/>
        <w:overflowPunct w:val="0"/>
        <w:ind w:left="0"/>
      </w:pPr>
    </w:p>
    <w:p w14:paraId="0E93C6DF" w14:textId="77777777" w:rsidR="00F85719" w:rsidRDefault="00F85719">
      <w:pPr>
        <w:pStyle w:val="BodyText"/>
        <w:kinsoku w:val="0"/>
        <w:overflowPunct w:val="0"/>
        <w:ind w:left="0"/>
      </w:pPr>
    </w:p>
    <w:p w14:paraId="56410824" w14:textId="77777777" w:rsidR="00F85719" w:rsidRDefault="00F85719">
      <w:pPr>
        <w:pStyle w:val="BodyText"/>
        <w:kinsoku w:val="0"/>
        <w:overflowPunct w:val="0"/>
        <w:ind w:left="0"/>
      </w:pPr>
    </w:p>
    <w:p w14:paraId="17E23096" w14:textId="77777777" w:rsidR="00F85719" w:rsidRDefault="00F85719">
      <w:pPr>
        <w:pStyle w:val="BodyText"/>
        <w:kinsoku w:val="0"/>
        <w:overflowPunct w:val="0"/>
        <w:ind w:left="0"/>
      </w:pPr>
    </w:p>
    <w:p w14:paraId="5B6EA65C" w14:textId="77777777" w:rsidR="00F85719" w:rsidRDefault="00F85719">
      <w:pPr>
        <w:pStyle w:val="BodyText"/>
        <w:kinsoku w:val="0"/>
        <w:overflowPunct w:val="0"/>
        <w:ind w:left="0"/>
      </w:pPr>
    </w:p>
    <w:p w14:paraId="3EF0F648" w14:textId="77777777" w:rsidR="00F85719" w:rsidRDefault="00F85719">
      <w:pPr>
        <w:pStyle w:val="BodyText"/>
        <w:kinsoku w:val="0"/>
        <w:overflowPunct w:val="0"/>
        <w:ind w:left="0"/>
      </w:pPr>
    </w:p>
    <w:p w14:paraId="3D250059" w14:textId="77777777" w:rsidR="00F85719" w:rsidRDefault="00F85719">
      <w:pPr>
        <w:pStyle w:val="BodyText"/>
        <w:kinsoku w:val="0"/>
        <w:overflowPunct w:val="0"/>
        <w:ind w:left="0"/>
      </w:pPr>
    </w:p>
    <w:p w14:paraId="4F8B2827" w14:textId="77777777" w:rsidR="00F85719" w:rsidRDefault="00F85719">
      <w:pPr>
        <w:pStyle w:val="BodyText"/>
        <w:kinsoku w:val="0"/>
        <w:overflowPunct w:val="0"/>
        <w:ind w:left="0"/>
      </w:pPr>
    </w:p>
    <w:p w14:paraId="2890477F" w14:textId="77777777" w:rsidR="00F85719" w:rsidRDefault="00F85719">
      <w:pPr>
        <w:pStyle w:val="BodyText"/>
        <w:kinsoku w:val="0"/>
        <w:overflowPunct w:val="0"/>
        <w:ind w:left="0"/>
      </w:pPr>
    </w:p>
    <w:p w14:paraId="4213991F" w14:textId="77777777" w:rsidR="00F85719" w:rsidRDefault="00F85719">
      <w:pPr>
        <w:pStyle w:val="BodyText"/>
        <w:kinsoku w:val="0"/>
        <w:overflowPunct w:val="0"/>
        <w:spacing w:before="4"/>
        <w:ind w:left="0"/>
        <w:rPr>
          <w:sz w:val="19"/>
          <w:szCs w:val="19"/>
        </w:rPr>
      </w:pPr>
    </w:p>
    <w:p w14:paraId="04E606C4" w14:textId="77777777" w:rsidR="00F85719" w:rsidRDefault="00D251A0">
      <w:pPr>
        <w:pStyle w:val="Heading2"/>
        <w:kinsoku w:val="0"/>
        <w:overflowPunct w:val="0"/>
        <w:spacing w:before="99"/>
        <w:ind w:left="818" w:right="818" w:firstLine="0"/>
        <w:jc w:val="center"/>
        <w:rPr>
          <w:w w:val="105"/>
        </w:rPr>
      </w:pPr>
      <w:r>
        <w:rPr>
          <w:w w:val="105"/>
        </w:rPr>
        <w:t>CRII:</w:t>
      </w:r>
      <w:r>
        <w:rPr>
          <w:spacing w:val="-6"/>
          <w:w w:val="105"/>
        </w:rPr>
        <w:t xml:space="preserve"> </w:t>
      </w:r>
      <w:r>
        <w:rPr>
          <w:w w:val="105"/>
        </w:rPr>
        <w:t>CNS:</w:t>
      </w:r>
      <w:r>
        <w:rPr>
          <w:spacing w:val="-5"/>
          <w:w w:val="105"/>
        </w:rPr>
        <w:t xml:space="preserve"> </w:t>
      </w:r>
      <w:r>
        <w:rPr>
          <w:w w:val="105"/>
        </w:rPr>
        <w:t>Integrating</w:t>
      </w:r>
      <w:r>
        <w:rPr>
          <w:spacing w:val="-5"/>
          <w:w w:val="105"/>
        </w:rPr>
        <w:t xml:space="preserve"> </w:t>
      </w:r>
      <w:r>
        <w:rPr>
          <w:w w:val="105"/>
        </w:rPr>
        <w:t>Security</w:t>
      </w:r>
      <w:r>
        <w:rPr>
          <w:spacing w:val="-5"/>
          <w:w w:val="105"/>
        </w:rPr>
        <w:t xml:space="preserve"> </w:t>
      </w:r>
      <w:r>
        <w:rPr>
          <w:w w:val="105"/>
        </w:rPr>
        <w:t>Tasks</w:t>
      </w:r>
      <w:r>
        <w:rPr>
          <w:spacing w:val="-6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Multicore</w:t>
      </w:r>
      <w:r>
        <w:rPr>
          <w:spacing w:val="-5"/>
          <w:w w:val="105"/>
        </w:rPr>
        <w:t xml:space="preserve"> </w:t>
      </w:r>
      <w:r>
        <w:rPr>
          <w:w w:val="105"/>
        </w:rPr>
        <w:t>Real-Time</w:t>
      </w:r>
      <w:r>
        <w:rPr>
          <w:spacing w:val="-5"/>
          <w:w w:val="105"/>
        </w:rPr>
        <w:t xml:space="preserve"> </w:t>
      </w:r>
      <w:r>
        <w:rPr>
          <w:w w:val="105"/>
        </w:rPr>
        <w:t>Systems</w:t>
      </w:r>
    </w:p>
    <w:p w14:paraId="079E5224" w14:textId="77777777" w:rsidR="00F85719" w:rsidRDefault="00F85719">
      <w:pPr>
        <w:pStyle w:val="BodyText"/>
        <w:kinsoku w:val="0"/>
        <w:overflowPunct w:val="0"/>
        <w:ind w:left="0"/>
        <w:rPr>
          <w:b/>
          <w:bCs/>
          <w:sz w:val="30"/>
          <w:szCs w:val="30"/>
        </w:rPr>
      </w:pPr>
    </w:p>
    <w:p w14:paraId="5FC1E6C0" w14:textId="77777777" w:rsidR="00F85719" w:rsidRDefault="00F85719">
      <w:pPr>
        <w:pStyle w:val="BodyText"/>
        <w:kinsoku w:val="0"/>
        <w:overflowPunct w:val="0"/>
        <w:ind w:left="0"/>
        <w:rPr>
          <w:b/>
          <w:bCs/>
          <w:sz w:val="30"/>
          <w:szCs w:val="30"/>
        </w:rPr>
      </w:pPr>
    </w:p>
    <w:p w14:paraId="2CBE2C04" w14:textId="77777777" w:rsidR="00F85719" w:rsidRDefault="00F85719">
      <w:pPr>
        <w:pStyle w:val="BodyText"/>
        <w:kinsoku w:val="0"/>
        <w:overflowPunct w:val="0"/>
        <w:spacing w:before="3"/>
        <w:ind w:left="0"/>
        <w:rPr>
          <w:b/>
          <w:bCs/>
          <w:sz w:val="29"/>
          <w:szCs w:val="29"/>
        </w:rPr>
      </w:pPr>
    </w:p>
    <w:p w14:paraId="16AB6E3F" w14:textId="77777777" w:rsidR="00F85719" w:rsidRDefault="00D251A0">
      <w:pPr>
        <w:pStyle w:val="BodyText"/>
        <w:kinsoku w:val="0"/>
        <w:overflowPunct w:val="0"/>
        <w:spacing w:line="268" w:lineRule="auto"/>
        <w:ind w:left="3529" w:right="3524" w:firstLine="505"/>
        <w:rPr>
          <w:w w:val="110"/>
        </w:rPr>
      </w:pPr>
      <w:r>
        <w:rPr>
          <w:w w:val="110"/>
        </w:rPr>
        <w:t>A Proposal to the</w:t>
      </w:r>
      <w:r>
        <w:rPr>
          <w:spacing w:val="1"/>
          <w:w w:val="110"/>
        </w:rPr>
        <w:t xml:space="preserve"> </w:t>
      </w:r>
      <w:r>
        <w:rPr>
          <w:w w:val="110"/>
        </w:rPr>
        <w:t>National</w:t>
      </w:r>
      <w:r>
        <w:rPr>
          <w:spacing w:val="-14"/>
          <w:w w:val="110"/>
        </w:rPr>
        <w:t xml:space="preserve"> </w:t>
      </w:r>
      <w:r>
        <w:rPr>
          <w:w w:val="110"/>
        </w:rPr>
        <w:t>Science</w:t>
      </w:r>
      <w:r>
        <w:rPr>
          <w:spacing w:val="-13"/>
          <w:w w:val="110"/>
        </w:rPr>
        <w:t xml:space="preserve"> </w:t>
      </w:r>
      <w:r>
        <w:rPr>
          <w:w w:val="110"/>
        </w:rPr>
        <w:t>Foundation</w:t>
      </w:r>
    </w:p>
    <w:p w14:paraId="49B123BA" w14:textId="77777777" w:rsidR="00F85719" w:rsidRDefault="00D251A0">
      <w:pPr>
        <w:pStyle w:val="BodyText"/>
        <w:kinsoku w:val="0"/>
        <w:overflowPunct w:val="0"/>
        <w:spacing w:line="228" w:lineRule="exact"/>
        <w:ind w:left="818" w:right="818"/>
        <w:jc w:val="center"/>
        <w:rPr>
          <w:w w:val="105"/>
        </w:rPr>
      </w:pPr>
      <w:r>
        <w:rPr>
          <w:w w:val="105"/>
        </w:rPr>
        <w:t>September 9, 2021</w:t>
      </w:r>
    </w:p>
    <w:p w14:paraId="2BB4834B" w14:textId="77777777" w:rsidR="00F85719" w:rsidRDefault="00D251A0">
      <w:pPr>
        <w:pStyle w:val="BodyText"/>
        <w:kinsoku w:val="0"/>
        <w:overflowPunct w:val="0"/>
        <w:spacing w:before="26"/>
        <w:ind w:left="771" w:right="818"/>
        <w:jc w:val="center"/>
        <w:rPr>
          <w:w w:val="110"/>
        </w:rPr>
      </w:pPr>
      <w:r>
        <w:rPr>
          <w:w w:val="110"/>
        </w:rPr>
        <w:t>Monowar</w:t>
      </w:r>
      <w:r>
        <w:rPr>
          <w:spacing w:val="-8"/>
          <w:w w:val="110"/>
        </w:rPr>
        <w:t xml:space="preserve"> </w:t>
      </w:r>
      <w:r>
        <w:rPr>
          <w:w w:val="110"/>
        </w:rPr>
        <w:t>Hasan,</w:t>
      </w:r>
      <w:r>
        <w:rPr>
          <w:spacing w:val="-7"/>
          <w:w w:val="110"/>
        </w:rPr>
        <w:t xml:space="preserve"> </w:t>
      </w:r>
      <w:r>
        <w:rPr>
          <w:w w:val="110"/>
        </w:rPr>
        <w:t>Wichita</w:t>
      </w:r>
      <w:r>
        <w:rPr>
          <w:spacing w:val="-7"/>
          <w:w w:val="110"/>
        </w:rPr>
        <w:t xml:space="preserve"> </w:t>
      </w:r>
      <w:r>
        <w:rPr>
          <w:w w:val="110"/>
        </w:rPr>
        <w:t>State</w:t>
      </w:r>
      <w:r>
        <w:rPr>
          <w:spacing w:val="-7"/>
          <w:w w:val="110"/>
        </w:rPr>
        <w:t xml:space="preserve"> </w:t>
      </w:r>
      <w:r>
        <w:rPr>
          <w:w w:val="110"/>
        </w:rPr>
        <w:t>University</w:t>
      </w:r>
    </w:p>
    <w:p w14:paraId="471D9D3A" w14:textId="77777777" w:rsidR="00F85719" w:rsidRDefault="00F85719">
      <w:pPr>
        <w:pStyle w:val="BodyText"/>
        <w:kinsoku w:val="0"/>
        <w:overflowPunct w:val="0"/>
        <w:spacing w:before="26"/>
        <w:ind w:left="771" w:right="818"/>
        <w:jc w:val="center"/>
        <w:rPr>
          <w:w w:val="110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space="720"/>
          <w:noEndnote/>
        </w:sectPr>
      </w:pPr>
    </w:p>
    <w:p w14:paraId="562590C3" w14:textId="77777777" w:rsidR="00F85719" w:rsidRDefault="00D251A0">
      <w:pPr>
        <w:pStyle w:val="Heading2"/>
        <w:kinsoku w:val="0"/>
        <w:overflowPunct w:val="0"/>
        <w:spacing w:before="75"/>
        <w:ind w:left="120" w:firstLine="0"/>
        <w:rPr>
          <w:w w:val="110"/>
        </w:rPr>
      </w:pPr>
      <w:r>
        <w:rPr>
          <w:w w:val="110"/>
        </w:rPr>
        <w:lastRenderedPageBreak/>
        <w:t>Overview</w:t>
      </w:r>
    </w:p>
    <w:p w14:paraId="7A2F68BF" w14:textId="1F8FF60C" w:rsidR="00F85719" w:rsidRDefault="00D251A0">
      <w:pPr>
        <w:pStyle w:val="BodyText"/>
        <w:kinsoku w:val="0"/>
        <w:overflowPunct w:val="0"/>
        <w:spacing w:before="217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Embedded</w:t>
      </w:r>
      <w:r>
        <w:rPr>
          <w:spacing w:val="1"/>
          <w:w w:val="110"/>
        </w:rPr>
        <w:t xml:space="preserve"> </w:t>
      </w:r>
      <w:r>
        <w:rPr>
          <w:w w:val="110"/>
        </w:rPr>
        <w:t>real-time</w:t>
      </w:r>
      <w:r>
        <w:rPr>
          <w:spacing w:val="1"/>
          <w:w w:val="110"/>
        </w:rPr>
        <w:t xml:space="preserve"> </w:t>
      </w:r>
      <w:r>
        <w:rPr>
          <w:w w:val="110"/>
        </w:rPr>
        <w:t>systems</w:t>
      </w:r>
      <w:r>
        <w:rPr>
          <w:spacing w:val="1"/>
          <w:w w:val="110"/>
        </w:rPr>
        <w:t xml:space="preserve"> </w:t>
      </w:r>
      <w:r>
        <w:rPr>
          <w:w w:val="110"/>
        </w:rPr>
        <w:t>(RTS)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all</w:t>
      </w:r>
      <w:r>
        <w:rPr>
          <w:spacing w:val="1"/>
          <w:w w:val="110"/>
        </w:rPr>
        <w:t xml:space="preserve"> </w:t>
      </w:r>
      <w:r>
        <w:rPr>
          <w:w w:val="110"/>
        </w:rPr>
        <w:t>around</w:t>
      </w:r>
      <w:r>
        <w:rPr>
          <w:spacing w:val="1"/>
          <w:w w:val="110"/>
        </w:rPr>
        <w:t xml:space="preserve"> </w:t>
      </w:r>
      <w:r>
        <w:rPr>
          <w:w w:val="110"/>
        </w:rPr>
        <w:t>us</w:t>
      </w:r>
      <w:r>
        <w:rPr>
          <w:spacing w:val="1"/>
          <w:w w:val="110"/>
        </w:rPr>
        <w:t xml:space="preserve"> </w:t>
      </w:r>
      <w:r>
        <w:rPr>
          <w:w w:val="110"/>
        </w:rPr>
        <w:t>—</w:t>
      </w:r>
      <w:r>
        <w:rPr>
          <w:spacing w:val="1"/>
          <w:w w:val="110"/>
        </w:rPr>
        <w:t xml:space="preserve"> </w:t>
      </w:r>
      <w:r>
        <w:rPr>
          <w:w w:val="110"/>
        </w:rPr>
        <w:t>they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used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ins w:id="0" w:author="Hasan, Monowar" w:date="2021-09-09T18:37:00Z">
        <w:r w:rsidR="00225669">
          <w:rPr>
            <w:w w:val="110"/>
          </w:rPr>
          <w:t xml:space="preserve"> </w:t>
        </w:r>
      </w:ins>
      <w:del w:id="1" w:author="Hasan, Monowar" w:date="2021-09-09T18:37:00Z">
        <w:r w:rsidDel="00225669">
          <w:rPr>
            <w:w w:val="110"/>
          </w:rPr>
          <w:delText xml:space="preserve">  </w:delText>
        </w:r>
      </w:del>
      <w:proofErr w:type="gramStart"/>
      <w:r>
        <w:rPr>
          <w:w w:val="110"/>
        </w:rPr>
        <w:t>monitor  and</w:t>
      </w:r>
      <w:proofErr w:type="gramEnd"/>
      <w:r>
        <w:rPr>
          <w:w w:val="110"/>
        </w:rPr>
        <w:t xml:space="preserve">  control</w:t>
      </w:r>
      <w:r>
        <w:rPr>
          <w:spacing w:val="1"/>
          <w:w w:val="110"/>
        </w:rPr>
        <w:t xml:space="preserve"> </w:t>
      </w:r>
      <w:r>
        <w:rPr>
          <w:w w:val="110"/>
        </w:rPr>
        <w:t>physical systems and processes in various domains such as unmanned vehicles, self-driving cars, critical</w:t>
      </w:r>
      <w:r>
        <w:rPr>
          <w:spacing w:val="1"/>
          <w:w w:val="110"/>
        </w:rPr>
        <w:t xml:space="preserve"> </w:t>
      </w:r>
      <w:r>
        <w:rPr>
          <w:w w:val="110"/>
        </w:rPr>
        <w:t>infrastructures, manufacturing systems, medical devices</w:t>
      </w:r>
      <w:ins w:id="2" w:author="Hasan, Monowar" w:date="2021-09-09T18:37:00Z">
        <w:r w:rsidR="00225669">
          <w:rPr>
            <w:w w:val="110"/>
          </w:rPr>
          <w:t>,</w:t>
        </w:r>
      </w:ins>
      <w:r>
        <w:rPr>
          <w:w w:val="110"/>
        </w:rPr>
        <w:t xml:space="preserve"> to name but a few.</w:t>
      </w:r>
      <w:r>
        <w:rPr>
          <w:spacing w:val="1"/>
          <w:w w:val="110"/>
        </w:rPr>
        <w:t xml:space="preserve"> </w:t>
      </w:r>
      <w:r>
        <w:rPr>
          <w:w w:val="110"/>
        </w:rPr>
        <w:t>Until recently, security was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not an </w:t>
      </w:r>
      <w:ins w:id="3" w:author="Hasan, Monowar" w:date="2021-09-09T18:38:00Z">
        <w:r w:rsidR="00225669">
          <w:rPr>
            <w:w w:val="110"/>
          </w:rPr>
          <w:t>essential</w:t>
        </w:r>
      </w:ins>
      <w:del w:id="4" w:author="Hasan, Monowar" w:date="2021-09-09T18:38:00Z">
        <w:r w:rsidDel="00225669">
          <w:rPr>
            <w:w w:val="110"/>
          </w:rPr>
          <w:delText>important</w:delText>
        </w:r>
      </w:del>
      <w:r>
        <w:rPr>
          <w:w w:val="110"/>
        </w:rPr>
        <w:t xml:space="preserve"> concern in the design of such systems since they used proprietary protocols, </w:t>
      </w:r>
      <w:del w:id="5" w:author="Hasan, Monowar" w:date="2021-09-09T18:37:00Z">
        <w:r w:rsidDel="00225669">
          <w:rPr>
            <w:w w:val="110"/>
          </w:rPr>
          <w:delText>platforms</w:delText>
        </w:r>
      </w:del>
      <w:ins w:id="6" w:author="Hasan, Monowar" w:date="2021-09-09T18:37:00Z">
        <w:r w:rsidR="00225669">
          <w:rPr>
            <w:w w:val="110"/>
          </w:rPr>
          <w:t>platforms,</w:t>
        </w:r>
      </w:ins>
      <w:r>
        <w:rPr>
          <w:spacing w:val="1"/>
          <w:w w:val="110"/>
        </w:rPr>
        <w:t xml:space="preserve"> </w:t>
      </w:r>
      <w:r>
        <w:rPr>
          <w:w w:val="110"/>
        </w:rPr>
        <w:t>and software</w:t>
      </w:r>
      <w:del w:id="7" w:author="Hasan, Monowar" w:date="2021-09-09T18:38:00Z">
        <w:r w:rsidDel="00225669">
          <w:rPr>
            <w:w w:val="110"/>
          </w:rPr>
          <w:delText>,</w:delText>
        </w:r>
      </w:del>
      <w:r>
        <w:rPr>
          <w:w w:val="110"/>
        </w:rPr>
        <w:t xml:space="preserve"> and were not connected to the outside world. Recent attacks</w:t>
      </w:r>
      <w:del w:id="8" w:author="Hasan, Monowar" w:date="2021-09-09T18:38:00Z">
        <w:r w:rsidDel="00225669">
          <w:rPr>
            <w:w w:val="110"/>
          </w:rPr>
          <w:delText xml:space="preserve"> though</w:delText>
        </w:r>
      </w:del>
      <w:r>
        <w:rPr>
          <w:w w:val="110"/>
        </w:rPr>
        <w:t xml:space="preserve"> have shown that such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critical systems are vulnerable to malicious attacks, and </w:t>
      </w:r>
      <w:del w:id="9" w:author="Hasan, Monowar" w:date="2021-09-09T18:39:00Z">
        <w:r w:rsidDel="00225669">
          <w:rPr>
            <w:w w:val="110"/>
          </w:rPr>
          <w:delText xml:space="preserve">it </w:delText>
        </w:r>
      </w:del>
      <w:ins w:id="10" w:author="Hasan, Monowar" w:date="2021-09-09T18:39:00Z">
        <w:r w:rsidR="00225669">
          <w:rPr>
            <w:w w:val="110"/>
          </w:rPr>
          <w:t>such adversarial actions</w:t>
        </w:r>
        <w:r w:rsidR="00225669">
          <w:rPr>
            <w:w w:val="110"/>
          </w:rPr>
          <w:t xml:space="preserve"> </w:t>
        </w:r>
      </w:ins>
      <w:r>
        <w:rPr>
          <w:w w:val="110"/>
        </w:rPr>
        <w:t xml:space="preserve">can result in </w:t>
      </w:r>
      <w:ins w:id="11" w:author="Hasan, Monowar" w:date="2021-09-09T18:38:00Z">
        <w:r w:rsidR="00225669">
          <w:rPr>
            <w:w w:val="110"/>
          </w:rPr>
          <w:t>severe</w:t>
        </w:r>
      </w:ins>
      <w:del w:id="12" w:author="Hasan, Monowar" w:date="2021-09-09T18:38:00Z">
        <w:r w:rsidDel="00225669">
          <w:rPr>
            <w:w w:val="110"/>
          </w:rPr>
          <w:delText>serious</w:delText>
        </w:r>
      </w:del>
      <w:r>
        <w:rPr>
          <w:w w:val="110"/>
        </w:rPr>
        <w:t xml:space="preserve"> damage to humans, the</w:t>
      </w:r>
      <w:r>
        <w:rPr>
          <w:spacing w:val="1"/>
          <w:w w:val="110"/>
        </w:rPr>
        <w:t xml:space="preserve"> </w:t>
      </w:r>
      <w:r>
        <w:rPr>
          <w:w w:val="110"/>
        </w:rPr>
        <w:t>systems</w:t>
      </w:r>
      <w:ins w:id="13" w:author="Hasan, Monowar" w:date="2021-09-09T18:38:00Z">
        <w:r w:rsidR="00225669">
          <w:rPr>
            <w:w w:val="110"/>
          </w:rPr>
          <w:t>, and</w:t>
        </w:r>
      </w:ins>
      <w:del w:id="14" w:author="Hasan, Monowar" w:date="2021-09-09T18:38:00Z">
        <w:r w:rsidDel="00225669">
          <w:rPr>
            <w:w w:val="110"/>
          </w:rPr>
          <w:delText xml:space="preserve"> as well</w:delText>
        </w:r>
      </w:del>
      <w:r>
        <w:rPr>
          <w:w w:val="110"/>
        </w:rPr>
        <w:t xml:space="preserve"> the environment. Integrating security in such systems is not </w:t>
      </w:r>
      <w:del w:id="15" w:author="Hasan, Monowar" w:date="2021-09-09T18:39:00Z">
        <w:r w:rsidDel="00225669">
          <w:rPr>
            <w:w w:val="110"/>
          </w:rPr>
          <w:delText xml:space="preserve">an </w:delText>
        </w:r>
      </w:del>
      <w:r>
        <w:rPr>
          <w:w w:val="110"/>
        </w:rPr>
        <w:t xml:space="preserve">easy </w:t>
      </w:r>
      <w:ins w:id="16" w:author="Hasan, Monowar" w:date="2021-09-09T18:39:00Z">
        <w:r w:rsidR="00225669">
          <w:rPr>
            <w:w w:val="110"/>
          </w:rPr>
          <w:t>since RTS has</w:t>
        </w:r>
      </w:ins>
      <w:del w:id="17" w:author="Hasan, Monowar" w:date="2021-09-09T18:39:00Z">
        <w:r w:rsidDel="00225669">
          <w:rPr>
            <w:w w:val="110"/>
          </w:rPr>
          <w:delText>task since RTS have</w:delText>
        </w:r>
      </w:del>
      <w:r>
        <w:rPr>
          <w:spacing w:val="1"/>
          <w:w w:val="110"/>
        </w:rPr>
        <w:t xml:space="preserve"> </w:t>
      </w:r>
      <w:r>
        <w:rPr>
          <w:w w:val="110"/>
        </w:rPr>
        <w:t>stringent</w:t>
      </w:r>
      <w:r>
        <w:rPr>
          <w:spacing w:val="-9"/>
          <w:w w:val="110"/>
        </w:rPr>
        <w:t xml:space="preserve"> </w:t>
      </w:r>
      <w:r>
        <w:rPr>
          <w:w w:val="110"/>
        </w:rPr>
        <w:t>timing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safety</w:t>
      </w:r>
      <w:r>
        <w:rPr>
          <w:spacing w:val="-8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8"/>
          <w:w w:val="110"/>
        </w:rPr>
        <w:t xml:space="preserve"> </w:t>
      </w:r>
      <w:r>
        <w:rPr>
          <w:w w:val="110"/>
        </w:rPr>
        <w:t>—</w:t>
      </w:r>
      <w:r>
        <w:rPr>
          <w:spacing w:val="-8"/>
          <w:w w:val="110"/>
        </w:rPr>
        <w:t xml:space="preserve"> </w:t>
      </w:r>
      <w:r>
        <w:rPr>
          <w:w w:val="110"/>
        </w:rPr>
        <w:t>hence,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security</w:t>
      </w:r>
      <w:r>
        <w:rPr>
          <w:spacing w:val="-8"/>
          <w:w w:val="110"/>
        </w:rPr>
        <w:t xml:space="preserve"> </w:t>
      </w:r>
      <w:r>
        <w:rPr>
          <w:w w:val="110"/>
        </w:rPr>
        <w:t>mechanism</w:t>
      </w:r>
      <w:r>
        <w:rPr>
          <w:spacing w:val="-8"/>
          <w:w w:val="110"/>
        </w:rPr>
        <w:t xml:space="preserve"> </w:t>
      </w:r>
      <w:r>
        <w:rPr>
          <w:w w:val="110"/>
        </w:rPr>
        <w:t>must</w:t>
      </w:r>
      <w:r>
        <w:rPr>
          <w:spacing w:val="-8"/>
          <w:w w:val="110"/>
        </w:rPr>
        <w:t xml:space="preserve"> </w:t>
      </w:r>
      <w:r>
        <w:rPr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w w:val="110"/>
        </w:rPr>
        <w:t>violate</w:t>
      </w:r>
      <w:r>
        <w:rPr>
          <w:spacing w:val="-9"/>
          <w:w w:val="110"/>
        </w:rPr>
        <w:t xml:space="preserve"> </w:t>
      </w:r>
      <w:r>
        <w:rPr>
          <w:w w:val="110"/>
        </w:rPr>
        <w:t>these</w:t>
      </w:r>
      <w:r>
        <w:rPr>
          <w:spacing w:val="-8"/>
          <w:w w:val="110"/>
        </w:rPr>
        <w:t xml:space="preserve"> </w:t>
      </w:r>
      <w:r>
        <w:rPr>
          <w:w w:val="110"/>
        </w:rPr>
        <w:t>requirements.</w:t>
      </w:r>
      <w:r>
        <w:rPr>
          <w:spacing w:val="-52"/>
          <w:w w:val="110"/>
        </w:rPr>
        <w:t xml:space="preserve"> </w:t>
      </w:r>
      <w:r>
        <w:rPr>
          <w:w w:val="110"/>
        </w:rPr>
        <w:t>There has also been a lot of interest in using multicore processors in RTS</w:t>
      </w:r>
      <w:ins w:id="18" w:author="Hasan, Monowar" w:date="2021-09-09T18:39:00Z">
        <w:r w:rsidR="00225669">
          <w:rPr>
            <w:w w:val="110"/>
          </w:rPr>
          <w:t>,</w:t>
        </w:r>
      </w:ins>
      <w:r>
        <w:rPr>
          <w:w w:val="110"/>
        </w:rPr>
        <w:t xml:space="preserve"> </w:t>
      </w:r>
      <w:ins w:id="19" w:author="Hasan, Monowar" w:date="2021-09-09T18:43:00Z">
        <w:r w:rsidR="00225669">
          <w:rPr>
            <w:w w:val="110"/>
          </w:rPr>
          <w:t>opening</w:t>
        </w:r>
      </w:ins>
      <w:del w:id="20" w:author="Hasan, Monowar" w:date="2021-09-09T18:39:00Z">
        <w:r w:rsidDel="00225669">
          <w:rPr>
            <w:w w:val="110"/>
          </w:rPr>
          <w:delText>and these open</w:delText>
        </w:r>
      </w:del>
      <w:r>
        <w:rPr>
          <w:w w:val="110"/>
        </w:rPr>
        <w:t xml:space="preserve"> up </w:t>
      </w:r>
      <w:del w:id="21" w:author="Hasan, Monowar" w:date="2021-09-09T18:41:00Z">
        <w:r w:rsidDel="00225669">
          <w:rPr>
            <w:w w:val="110"/>
          </w:rPr>
          <w:delText>interesting</w:delText>
        </w:r>
        <w:r w:rsidDel="00225669">
          <w:rPr>
            <w:spacing w:val="1"/>
            <w:w w:val="110"/>
          </w:rPr>
          <w:delText xml:space="preserve"> </w:delText>
        </w:r>
      </w:del>
      <w:ins w:id="22" w:author="Hasan, Monowar" w:date="2021-09-09T18:41:00Z">
        <w:r w:rsidR="00225669">
          <w:rPr>
            <w:w w:val="110"/>
          </w:rPr>
          <w:t>pressing</w:t>
        </w:r>
        <w:r w:rsidR="00225669">
          <w:rPr>
            <w:spacing w:val="1"/>
            <w:w w:val="110"/>
          </w:rPr>
          <w:t xml:space="preserve"> </w:t>
        </w:r>
      </w:ins>
      <w:r>
        <w:rPr>
          <w:w w:val="110"/>
        </w:rPr>
        <w:t>security challenges</w:t>
      </w:r>
      <w:del w:id="23" w:author="Hasan, Monowar" w:date="2021-09-09T18:39:00Z">
        <w:r w:rsidDel="00225669">
          <w:rPr>
            <w:w w:val="110"/>
          </w:rPr>
          <w:delText xml:space="preserve"> as well</w:delText>
        </w:r>
      </w:del>
      <w:r>
        <w:rPr>
          <w:w w:val="110"/>
        </w:rPr>
        <w:t xml:space="preserve">. </w:t>
      </w:r>
      <w:ins w:id="24" w:author="Hasan, Monowar" w:date="2021-09-09T18:44:00Z">
        <w:r w:rsidR="00225669">
          <w:rPr>
            <w:w w:val="110"/>
          </w:rPr>
          <w:t xml:space="preserve">Hence, </w:t>
        </w:r>
      </w:ins>
      <w:del w:id="25" w:author="Hasan, Monowar" w:date="2021-09-09T18:44:00Z">
        <w:r w:rsidDel="00225669">
          <w:rPr>
            <w:w w:val="110"/>
          </w:rPr>
          <w:delText xml:space="preserve">This </w:delText>
        </w:r>
      </w:del>
      <w:ins w:id="26" w:author="Hasan, Monowar" w:date="2021-09-09T18:44:00Z">
        <w:r w:rsidR="00225669">
          <w:rPr>
            <w:w w:val="110"/>
          </w:rPr>
          <w:t>the focus of this</w:t>
        </w:r>
        <w:r w:rsidR="00225669">
          <w:rPr>
            <w:w w:val="110"/>
          </w:rPr>
          <w:t xml:space="preserve"> </w:t>
        </w:r>
      </w:ins>
      <w:r>
        <w:rPr>
          <w:w w:val="110"/>
        </w:rPr>
        <w:t xml:space="preserve">proposal </w:t>
      </w:r>
      <w:del w:id="27" w:author="Hasan, Monowar" w:date="2021-09-09T18:44:00Z">
        <w:r w:rsidDel="00225669">
          <w:rPr>
            <w:w w:val="110"/>
          </w:rPr>
          <w:delText xml:space="preserve">will </w:delText>
        </w:r>
      </w:del>
      <w:ins w:id="28" w:author="Hasan, Monowar" w:date="2021-09-09T18:44:00Z">
        <w:r w:rsidR="00225669">
          <w:rPr>
            <w:w w:val="110"/>
          </w:rPr>
          <w:t>is to</w:t>
        </w:r>
        <w:r w:rsidR="00225669">
          <w:rPr>
            <w:w w:val="110"/>
          </w:rPr>
          <w:t xml:space="preserve"> </w:t>
        </w:r>
      </w:ins>
      <w:r>
        <w:rPr>
          <w:i/>
          <w:iCs/>
          <w:w w:val="110"/>
        </w:rPr>
        <w:t xml:space="preserve">(a) </w:t>
      </w:r>
      <w:r>
        <w:rPr>
          <w:w w:val="110"/>
        </w:rPr>
        <w:t>study and develop frameworks for integrating security</w:t>
      </w:r>
      <w:r>
        <w:rPr>
          <w:spacing w:val="1"/>
          <w:w w:val="110"/>
        </w:rPr>
        <w:t xml:space="preserve"> </w:t>
      </w:r>
      <w:r>
        <w:rPr>
          <w:w w:val="110"/>
        </w:rPr>
        <w:t>into</w:t>
      </w:r>
      <w:r>
        <w:rPr>
          <w:spacing w:val="-3"/>
          <w:w w:val="110"/>
        </w:rPr>
        <w:t xml:space="preserve"> </w:t>
      </w:r>
      <w:r>
        <w:rPr>
          <w:w w:val="110"/>
        </w:rPr>
        <w:t>RTS</w:t>
      </w:r>
      <w:ins w:id="29" w:author="Hasan, Monowar" w:date="2021-09-09T18:45:00Z">
        <w:r w:rsidR="00225669">
          <w:rPr>
            <w:w w:val="110"/>
          </w:rPr>
          <w:t>,</w:t>
        </w:r>
      </w:ins>
      <w:r>
        <w:rPr>
          <w:spacing w:val="-3"/>
          <w:w w:val="110"/>
        </w:rPr>
        <w:t xml:space="preserve"> </w:t>
      </w:r>
      <w:ins w:id="30" w:author="Hasan, Monowar" w:date="2021-09-09T18:44:00Z">
        <w:r w:rsidR="00225669">
          <w:rPr>
            <w:spacing w:val="-3"/>
            <w:w w:val="110"/>
          </w:rPr>
          <w:t>especially tho</w:t>
        </w:r>
      </w:ins>
      <w:ins w:id="31" w:author="Hasan, Monowar" w:date="2021-09-09T18:45:00Z">
        <w:r w:rsidR="00225669">
          <w:rPr>
            <w:spacing w:val="-3"/>
            <w:w w:val="110"/>
          </w:rPr>
          <w:t xml:space="preserve">se </w:t>
        </w:r>
      </w:ins>
      <w:r>
        <w:rPr>
          <w:w w:val="110"/>
        </w:rPr>
        <w:t>built</w:t>
      </w:r>
      <w:r>
        <w:rPr>
          <w:spacing w:val="-2"/>
          <w:w w:val="110"/>
        </w:rPr>
        <w:t xml:space="preserve"> </w:t>
      </w:r>
      <w:r>
        <w:rPr>
          <w:w w:val="110"/>
        </w:rPr>
        <w:t>using</w:t>
      </w:r>
      <w:r>
        <w:rPr>
          <w:spacing w:val="-2"/>
          <w:w w:val="110"/>
        </w:rPr>
        <w:t xml:space="preserve"> </w:t>
      </w:r>
      <w:r>
        <w:rPr>
          <w:w w:val="110"/>
        </w:rPr>
        <w:t>multicore</w:t>
      </w:r>
      <w:r>
        <w:rPr>
          <w:spacing w:val="-3"/>
          <w:w w:val="110"/>
        </w:rPr>
        <w:t xml:space="preserve"> </w:t>
      </w:r>
      <w:r>
        <w:rPr>
          <w:w w:val="110"/>
        </w:rPr>
        <w:t>processors,</w:t>
      </w:r>
      <w:r>
        <w:rPr>
          <w:spacing w:val="-1"/>
          <w:w w:val="110"/>
        </w:rPr>
        <w:t xml:space="preserve"> </w:t>
      </w:r>
      <w:r>
        <w:rPr>
          <w:i/>
          <w:iCs/>
          <w:w w:val="110"/>
        </w:rPr>
        <w:t>(b)</w:t>
      </w:r>
      <w:r>
        <w:rPr>
          <w:i/>
          <w:iCs/>
          <w:spacing w:val="-3"/>
          <w:w w:val="110"/>
        </w:rPr>
        <w:t xml:space="preserve"> </w:t>
      </w:r>
      <w:r>
        <w:rPr>
          <w:w w:val="110"/>
        </w:rPr>
        <w:t>investigate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various</w:t>
      </w:r>
      <w:r>
        <w:rPr>
          <w:spacing w:val="-2"/>
          <w:w w:val="110"/>
        </w:rPr>
        <w:t xml:space="preserve"> </w:t>
      </w:r>
      <w:r>
        <w:rPr>
          <w:w w:val="110"/>
        </w:rPr>
        <w:t>parameters</w:t>
      </w:r>
      <w:r>
        <w:rPr>
          <w:spacing w:val="-2"/>
          <w:w w:val="110"/>
        </w:rPr>
        <w:t xml:space="preserve"> </w:t>
      </w:r>
      <w:r>
        <w:rPr>
          <w:w w:val="110"/>
        </w:rPr>
        <w:t>that</w:t>
      </w:r>
      <w:r>
        <w:rPr>
          <w:spacing w:val="-2"/>
          <w:w w:val="110"/>
        </w:rPr>
        <w:t xml:space="preserve"> </w:t>
      </w:r>
      <w:r>
        <w:rPr>
          <w:w w:val="110"/>
        </w:rPr>
        <w:t>affect</w:t>
      </w:r>
      <w:r>
        <w:rPr>
          <w:spacing w:val="-4"/>
          <w:w w:val="110"/>
        </w:rPr>
        <w:t xml:space="preserve"> </w:t>
      </w:r>
      <w:r>
        <w:rPr>
          <w:w w:val="110"/>
        </w:rPr>
        <w:t>design</w:t>
      </w:r>
      <w:r>
        <w:rPr>
          <w:spacing w:val="-2"/>
          <w:w w:val="110"/>
        </w:rPr>
        <w:t xml:space="preserve"> </w:t>
      </w:r>
      <w:r>
        <w:rPr>
          <w:w w:val="110"/>
        </w:rPr>
        <w:t>choices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while integrating security into multicore RTS, and </w:t>
      </w:r>
      <w:r>
        <w:rPr>
          <w:i/>
          <w:iCs/>
          <w:w w:val="110"/>
        </w:rPr>
        <w:t xml:space="preserve">(c) </w:t>
      </w:r>
      <w:r>
        <w:rPr>
          <w:w w:val="110"/>
        </w:rPr>
        <w:t>devise metrics that will enable the designers to</w:t>
      </w:r>
      <w:r>
        <w:rPr>
          <w:spacing w:val="1"/>
          <w:w w:val="110"/>
        </w:rPr>
        <w:t xml:space="preserve"> </w:t>
      </w:r>
      <w:r>
        <w:rPr>
          <w:w w:val="110"/>
        </w:rPr>
        <w:t>measure success and objectively analyze different solutions.  The proposed techniques will be evaluated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on </w:t>
      </w:r>
      <w:ins w:id="32" w:author="Hasan, Monowar" w:date="2021-09-09T18:45:00Z">
        <w:r w:rsidR="00225669">
          <w:rPr>
            <w:w w:val="110"/>
          </w:rPr>
          <w:t>various</w:t>
        </w:r>
      </w:ins>
      <w:del w:id="33" w:author="Hasan, Monowar" w:date="2021-09-09T18:45:00Z">
        <w:r w:rsidDel="00225669">
          <w:rPr>
            <w:w w:val="110"/>
          </w:rPr>
          <w:delText>a variety of</w:delText>
        </w:r>
      </w:del>
      <w:r>
        <w:rPr>
          <w:w w:val="110"/>
        </w:rPr>
        <w:t xml:space="preserve"> platforms — from simulation engines to real hardware (automated rovers and a scale-down</w:t>
      </w:r>
      <w:r>
        <w:rPr>
          <w:spacing w:val="-52"/>
          <w:w w:val="110"/>
        </w:rPr>
        <w:t xml:space="preserve"> </w:t>
      </w:r>
      <w:r>
        <w:rPr>
          <w:w w:val="110"/>
        </w:rPr>
        <w:t>robot</w:t>
      </w:r>
      <w:r>
        <w:rPr>
          <w:spacing w:val="-6"/>
          <w:w w:val="110"/>
        </w:rPr>
        <w:t xml:space="preserve"> </w:t>
      </w:r>
      <w:r>
        <w:rPr>
          <w:w w:val="110"/>
        </w:rPr>
        <w:t>testbed).</w:t>
      </w:r>
    </w:p>
    <w:p w14:paraId="07D25469" w14:textId="77777777" w:rsidR="00F85719" w:rsidRDefault="00D251A0">
      <w:pPr>
        <w:pStyle w:val="Heading2"/>
        <w:kinsoku w:val="0"/>
        <w:overflowPunct w:val="0"/>
        <w:spacing w:before="147"/>
        <w:ind w:left="120" w:firstLine="0"/>
        <w:rPr>
          <w:w w:val="105"/>
        </w:rPr>
      </w:pPr>
      <w:r>
        <w:rPr>
          <w:w w:val="105"/>
        </w:rPr>
        <w:t>Intellectual</w:t>
      </w:r>
      <w:r>
        <w:rPr>
          <w:spacing w:val="6"/>
          <w:w w:val="105"/>
        </w:rPr>
        <w:t xml:space="preserve"> </w:t>
      </w:r>
      <w:r>
        <w:rPr>
          <w:w w:val="105"/>
        </w:rPr>
        <w:t>Merit</w:t>
      </w:r>
    </w:p>
    <w:p w14:paraId="2AFCFEB6" w14:textId="4E71A175" w:rsidR="00F85719" w:rsidRDefault="00D251A0">
      <w:pPr>
        <w:pStyle w:val="BodyText"/>
        <w:kinsoku w:val="0"/>
        <w:overflowPunct w:val="0"/>
        <w:spacing w:before="217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This proposal addresses a fundamentally challenging problem,</w:t>
      </w:r>
      <w:r>
        <w:rPr>
          <w:spacing w:val="1"/>
          <w:w w:val="110"/>
        </w:rPr>
        <w:t xml:space="preserve"> </w:t>
      </w:r>
      <w:r>
        <w:rPr>
          <w:w w:val="110"/>
        </w:rPr>
        <w:t>i.e.,</w:t>
      </w:r>
      <w:r>
        <w:rPr>
          <w:spacing w:val="1"/>
          <w:w w:val="110"/>
        </w:rPr>
        <w:t xml:space="preserve"> </w:t>
      </w:r>
      <w:r>
        <w:rPr>
          <w:w w:val="110"/>
        </w:rPr>
        <w:t>how do we integrate security</w:t>
      </w:r>
      <w:r>
        <w:rPr>
          <w:spacing w:val="1"/>
          <w:w w:val="110"/>
        </w:rPr>
        <w:t xml:space="preserve"> </w:t>
      </w:r>
      <w:r>
        <w:rPr>
          <w:w w:val="110"/>
        </w:rPr>
        <w:t>monitoring</w:t>
      </w:r>
      <w:r>
        <w:rPr>
          <w:spacing w:val="31"/>
          <w:w w:val="110"/>
        </w:rPr>
        <w:t xml:space="preserve"> </w:t>
      </w:r>
      <w:r>
        <w:rPr>
          <w:w w:val="110"/>
        </w:rPr>
        <w:t>techniques</w:t>
      </w:r>
      <w:r>
        <w:rPr>
          <w:spacing w:val="32"/>
          <w:w w:val="110"/>
        </w:rPr>
        <w:t xml:space="preserve"> </w:t>
      </w:r>
      <w:r>
        <w:rPr>
          <w:w w:val="110"/>
        </w:rPr>
        <w:t>into</w:t>
      </w:r>
      <w:r>
        <w:rPr>
          <w:spacing w:val="31"/>
          <w:w w:val="110"/>
        </w:rPr>
        <w:t xml:space="preserve"> </w:t>
      </w:r>
      <w:r>
        <w:rPr>
          <w:w w:val="110"/>
        </w:rPr>
        <w:t>RTS</w:t>
      </w:r>
      <w:r>
        <w:rPr>
          <w:spacing w:val="32"/>
          <w:w w:val="110"/>
        </w:rPr>
        <w:t xml:space="preserve"> </w:t>
      </w:r>
      <w:r>
        <w:rPr>
          <w:w w:val="110"/>
        </w:rPr>
        <w:t>without</w:t>
      </w:r>
      <w:r>
        <w:rPr>
          <w:spacing w:val="31"/>
          <w:w w:val="110"/>
        </w:rPr>
        <w:t xml:space="preserve"> </w:t>
      </w:r>
      <w:r>
        <w:rPr>
          <w:w w:val="110"/>
        </w:rPr>
        <w:t>affecting</w:t>
      </w:r>
      <w:r>
        <w:rPr>
          <w:spacing w:val="32"/>
          <w:w w:val="110"/>
        </w:rPr>
        <w:t xml:space="preserve"> </w:t>
      </w:r>
      <w:r>
        <w:rPr>
          <w:w w:val="110"/>
        </w:rPr>
        <w:t>timing</w:t>
      </w:r>
      <w:r>
        <w:rPr>
          <w:spacing w:val="31"/>
          <w:w w:val="110"/>
        </w:rPr>
        <w:t xml:space="preserve"> </w:t>
      </w:r>
      <w:r>
        <w:rPr>
          <w:w w:val="110"/>
        </w:rPr>
        <w:t>requirements?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focus</w:t>
      </w:r>
      <w:r>
        <w:rPr>
          <w:spacing w:val="31"/>
          <w:w w:val="110"/>
        </w:rPr>
        <w:t xml:space="preserve"> </w:t>
      </w:r>
      <w:r>
        <w:rPr>
          <w:w w:val="110"/>
        </w:rPr>
        <w:t>of</w:t>
      </w:r>
      <w:r>
        <w:rPr>
          <w:spacing w:val="32"/>
          <w:w w:val="110"/>
        </w:rPr>
        <w:t xml:space="preserve"> </w:t>
      </w:r>
      <w:r>
        <w:rPr>
          <w:w w:val="110"/>
        </w:rPr>
        <w:t>this</w:t>
      </w:r>
      <w:r>
        <w:rPr>
          <w:spacing w:val="31"/>
          <w:w w:val="110"/>
        </w:rPr>
        <w:t xml:space="preserve"> </w:t>
      </w:r>
      <w:r>
        <w:rPr>
          <w:w w:val="110"/>
        </w:rPr>
        <w:t>research</w:t>
      </w:r>
      <w:r>
        <w:rPr>
          <w:spacing w:val="32"/>
          <w:w w:val="110"/>
        </w:rPr>
        <w:t xml:space="preserve"> </w:t>
      </w:r>
      <w:r>
        <w:rPr>
          <w:w w:val="110"/>
        </w:rPr>
        <w:t>is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to develop </w:t>
      </w:r>
      <w:ins w:id="34" w:author="Hasan, Monowar" w:date="2021-09-09T18:45:00Z">
        <w:r w:rsidR="00225669">
          <w:rPr>
            <w:w w:val="110"/>
          </w:rPr>
          <w:t>strategies</w:t>
        </w:r>
      </w:ins>
      <w:del w:id="35" w:author="Hasan, Monowar" w:date="2021-09-09T18:45:00Z">
        <w:r w:rsidDel="00225669">
          <w:rPr>
            <w:w w:val="110"/>
          </w:rPr>
          <w:delText>techniques</w:delText>
        </w:r>
      </w:del>
      <w:r>
        <w:rPr>
          <w:w w:val="110"/>
        </w:rPr>
        <w:t xml:space="preserve"> that will allow us to trade back and forth between these</w:t>
      </w:r>
      <w:del w:id="36" w:author="Hasan, Monowar" w:date="2021-09-09T18:49:00Z">
        <w:r w:rsidDel="00E35A4E">
          <w:rPr>
            <w:w w:val="110"/>
          </w:rPr>
          <w:delText>,</w:delText>
        </w:r>
      </w:del>
      <w:r>
        <w:rPr>
          <w:w w:val="110"/>
        </w:rPr>
        <w:t xml:space="preserve"> seemingly</w:t>
      </w:r>
      <w:del w:id="37" w:author="Hasan, Monowar" w:date="2021-09-09T18:49:00Z">
        <w:r w:rsidDel="00E35A4E">
          <w:rPr>
            <w:w w:val="110"/>
          </w:rPr>
          <w:delText>,</w:delText>
        </w:r>
      </w:del>
      <w:r>
        <w:rPr>
          <w:w w:val="110"/>
        </w:rPr>
        <w:t xml:space="preserve"> conflicting</w:t>
      </w:r>
      <w:r>
        <w:rPr>
          <w:spacing w:val="1"/>
          <w:w w:val="110"/>
        </w:rPr>
        <w:t xml:space="preserve"> </w:t>
      </w:r>
      <w:r>
        <w:rPr>
          <w:w w:val="110"/>
        </w:rPr>
        <w:t>properties so that designers of the systems can correctly gauge system requirements —– hence, perhaps,</w:t>
      </w:r>
      <w:r>
        <w:rPr>
          <w:spacing w:val="1"/>
          <w:w w:val="110"/>
        </w:rPr>
        <w:t xml:space="preserve"> </w:t>
      </w:r>
      <w:r>
        <w:rPr>
          <w:w w:val="110"/>
        </w:rPr>
        <w:t>meeting both</w:t>
      </w:r>
      <w:del w:id="38" w:author="Hasan, Monowar" w:date="2021-09-09T18:48:00Z">
        <w:r w:rsidDel="00E35A4E">
          <w:rPr>
            <w:w w:val="110"/>
          </w:rPr>
          <w:delText>,</w:delText>
        </w:r>
      </w:del>
      <w:r>
        <w:rPr>
          <w:w w:val="110"/>
        </w:rPr>
        <w:t xml:space="preserve"> the real-time constraints as well as integrating effective security mechanisms. The proposed</w:t>
      </w:r>
      <w:r>
        <w:rPr>
          <w:spacing w:val="-52"/>
          <w:w w:val="110"/>
        </w:rPr>
        <w:t xml:space="preserve"> </w:t>
      </w:r>
      <w:r>
        <w:rPr>
          <w:w w:val="110"/>
        </w:rPr>
        <w:t>work will bridge the knowledge gap by analyzing the trade-offs between the two requirements — whether</w:t>
      </w:r>
      <w:ins w:id="39" w:author="Hasan, Monowar" w:date="2021-09-09T18:47:00Z">
        <w:r w:rsidR="00E35A4E">
          <w:rPr>
            <w:spacing w:val="-52"/>
            <w:w w:val="110"/>
          </w:rPr>
          <w:t xml:space="preserve"> </w:t>
        </w:r>
      </w:ins>
      <w:del w:id="40" w:author="Hasan, Monowar" w:date="2021-09-09T18:47:00Z">
        <w:r w:rsidDel="00E35A4E">
          <w:rPr>
            <w:spacing w:val="-52"/>
            <w:w w:val="110"/>
          </w:rPr>
          <w:delText xml:space="preserve"> </w:delText>
        </w:r>
      </w:del>
      <w:r>
        <w:rPr>
          <w:w w:val="110"/>
        </w:rPr>
        <w:t>reducing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promises</w:t>
      </w:r>
      <w:r>
        <w:rPr>
          <w:spacing w:val="27"/>
          <w:w w:val="110"/>
        </w:rPr>
        <w:t xml:space="preserve"> </w:t>
      </w:r>
      <w:r>
        <w:rPr>
          <w:w w:val="110"/>
        </w:rPr>
        <w:t>made</w:t>
      </w:r>
      <w:r>
        <w:rPr>
          <w:spacing w:val="27"/>
          <w:w w:val="110"/>
        </w:rPr>
        <w:t xml:space="preserve"> </w:t>
      </w:r>
      <w:r>
        <w:rPr>
          <w:w w:val="110"/>
        </w:rPr>
        <w:t>to</w:t>
      </w:r>
      <w:r>
        <w:rPr>
          <w:spacing w:val="26"/>
          <w:w w:val="110"/>
        </w:rPr>
        <w:t xml:space="preserve"> </w:t>
      </w:r>
      <w:r>
        <w:rPr>
          <w:w w:val="110"/>
        </w:rPr>
        <w:t>one</w:t>
      </w:r>
      <w:r>
        <w:rPr>
          <w:spacing w:val="27"/>
          <w:w w:val="110"/>
        </w:rPr>
        <w:t xml:space="preserve"> </w:t>
      </w:r>
      <w:r>
        <w:rPr>
          <w:w w:val="110"/>
        </w:rPr>
        <w:t>(say</w:t>
      </w:r>
      <w:r>
        <w:rPr>
          <w:spacing w:val="27"/>
          <w:w w:val="110"/>
        </w:rPr>
        <w:t xml:space="preserve"> </w:t>
      </w:r>
      <w:r>
        <w:rPr>
          <w:w w:val="110"/>
        </w:rPr>
        <w:t>a</w:t>
      </w:r>
      <w:r>
        <w:rPr>
          <w:spacing w:val="27"/>
          <w:w w:val="110"/>
        </w:rPr>
        <w:t xml:space="preserve"> </w:t>
      </w:r>
      <w:r>
        <w:rPr>
          <w:w w:val="110"/>
        </w:rPr>
        <w:t>reduction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security</w:t>
      </w:r>
      <w:r>
        <w:rPr>
          <w:spacing w:val="27"/>
          <w:w w:val="110"/>
        </w:rPr>
        <w:t xml:space="preserve"> </w:t>
      </w:r>
      <w:r>
        <w:rPr>
          <w:w w:val="110"/>
        </w:rPr>
        <w:t>goals)</w:t>
      </w:r>
      <w:r>
        <w:rPr>
          <w:spacing w:val="26"/>
          <w:w w:val="110"/>
        </w:rPr>
        <w:t xml:space="preserve"> </w:t>
      </w:r>
      <w:r>
        <w:rPr>
          <w:w w:val="110"/>
        </w:rPr>
        <w:t>will</w:t>
      </w:r>
      <w:r>
        <w:rPr>
          <w:spacing w:val="27"/>
          <w:w w:val="110"/>
        </w:rPr>
        <w:t xml:space="preserve"> </w:t>
      </w:r>
      <w:ins w:id="41" w:author="Hasan, Monowar" w:date="2021-09-09T18:47:00Z">
        <w:r w:rsidR="00E35A4E">
          <w:rPr>
            <w:w w:val="110"/>
          </w:rPr>
          <w:t>improve</w:t>
        </w:r>
      </w:ins>
      <w:del w:id="42" w:author="Hasan, Monowar" w:date="2021-09-09T18:47:00Z">
        <w:r w:rsidDel="00E35A4E">
          <w:rPr>
            <w:w w:val="110"/>
          </w:rPr>
          <w:delText>result</w:delText>
        </w:r>
        <w:r w:rsidDel="00E35A4E">
          <w:rPr>
            <w:spacing w:val="27"/>
            <w:w w:val="110"/>
          </w:rPr>
          <w:delText xml:space="preserve"> </w:delText>
        </w:r>
        <w:r w:rsidDel="00E35A4E">
          <w:rPr>
            <w:w w:val="110"/>
          </w:rPr>
          <w:delText>in</w:delText>
        </w:r>
        <w:r w:rsidDel="00E35A4E">
          <w:rPr>
            <w:spacing w:val="27"/>
            <w:w w:val="110"/>
          </w:rPr>
          <w:delText xml:space="preserve"> </w:delText>
        </w:r>
        <w:r w:rsidDel="00E35A4E">
          <w:rPr>
            <w:w w:val="110"/>
          </w:rPr>
          <w:delText>improvements</w:delText>
        </w:r>
        <w:r w:rsidDel="00E35A4E">
          <w:rPr>
            <w:spacing w:val="-53"/>
            <w:w w:val="110"/>
          </w:rPr>
          <w:delText xml:space="preserve"> </w:delText>
        </w:r>
        <w:r w:rsidDel="00E35A4E">
          <w:rPr>
            <w:w w:val="110"/>
          </w:rPr>
          <w:delText>for</w:delText>
        </w:r>
      </w:del>
      <w:r>
        <w:rPr>
          <w:w w:val="110"/>
        </w:rPr>
        <w:t xml:space="preserve"> the other (better real-time guarantees).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Designers of such systems will then </w:t>
      </w:r>
      <w:proofErr w:type="gramStart"/>
      <w:r>
        <w:rPr>
          <w:w w:val="110"/>
        </w:rPr>
        <w:t>have the ability to</w:t>
      </w:r>
      <w:proofErr w:type="gramEnd"/>
      <w:r>
        <w:rPr>
          <w:w w:val="110"/>
        </w:rPr>
        <w:t xml:space="preserve"> make</w:t>
      </w:r>
      <w:r>
        <w:rPr>
          <w:spacing w:val="1"/>
          <w:w w:val="110"/>
        </w:rPr>
        <w:t xml:space="preserve"> </w:t>
      </w:r>
      <w:r>
        <w:rPr>
          <w:w w:val="110"/>
        </w:rPr>
        <w:t>well-informed</w:t>
      </w:r>
      <w:r>
        <w:rPr>
          <w:spacing w:val="-5"/>
          <w:w w:val="110"/>
        </w:rPr>
        <w:t xml:space="preserve"> </w:t>
      </w:r>
      <w:r>
        <w:rPr>
          <w:w w:val="110"/>
        </w:rPr>
        <w:t>choices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develop</w:t>
      </w:r>
      <w:r>
        <w:rPr>
          <w:spacing w:val="-5"/>
          <w:w w:val="110"/>
        </w:rPr>
        <w:t xml:space="preserve"> </w:t>
      </w:r>
      <w:del w:id="43" w:author="Hasan, Monowar" w:date="2021-09-09T18:46:00Z">
        <w:r w:rsidDel="00225669">
          <w:rPr>
            <w:w w:val="110"/>
          </w:rPr>
          <w:delText>systems</w:delText>
        </w:r>
        <w:r w:rsidDel="00225669">
          <w:rPr>
            <w:spacing w:val="-5"/>
            <w:w w:val="110"/>
          </w:rPr>
          <w:delText xml:space="preserve"> </w:delText>
        </w:r>
        <w:r w:rsidDel="00225669">
          <w:rPr>
            <w:w w:val="110"/>
          </w:rPr>
          <w:delText>that</w:delText>
        </w:r>
        <w:r w:rsidDel="00225669">
          <w:rPr>
            <w:spacing w:val="-4"/>
            <w:w w:val="110"/>
          </w:rPr>
          <w:delText xml:space="preserve"> </w:delText>
        </w:r>
        <w:r w:rsidDel="00225669">
          <w:rPr>
            <w:w w:val="110"/>
          </w:rPr>
          <w:delText>are</w:delText>
        </w:r>
        <w:r w:rsidDel="00225669">
          <w:rPr>
            <w:spacing w:val="-5"/>
            <w:w w:val="110"/>
          </w:rPr>
          <w:delText xml:space="preserve"> </w:delText>
        </w:r>
      </w:del>
      <w:r>
        <w:rPr>
          <w:w w:val="110"/>
        </w:rPr>
        <w:t>inherently</w:t>
      </w:r>
      <w:r>
        <w:rPr>
          <w:spacing w:val="-4"/>
          <w:w w:val="110"/>
        </w:rPr>
        <w:t xml:space="preserve"> </w:t>
      </w:r>
      <w:r>
        <w:rPr>
          <w:w w:val="110"/>
        </w:rPr>
        <w:t>safer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more</w:t>
      </w:r>
      <w:r>
        <w:rPr>
          <w:spacing w:val="-4"/>
          <w:w w:val="110"/>
        </w:rPr>
        <w:t xml:space="preserve"> </w:t>
      </w:r>
      <w:r>
        <w:rPr>
          <w:w w:val="110"/>
        </w:rPr>
        <w:t>secure</w:t>
      </w:r>
      <w:ins w:id="44" w:author="Hasan, Monowar" w:date="2021-09-09T18:46:00Z">
        <w:r w:rsidR="00225669">
          <w:rPr>
            <w:w w:val="110"/>
          </w:rPr>
          <w:t xml:space="preserve"> systems</w:t>
        </w:r>
      </w:ins>
      <w:r>
        <w:rPr>
          <w:w w:val="110"/>
        </w:rPr>
        <w:t>.</w:t>
      </w:r>
    </w:p>
    <w:p w14:paraId="46C4594B" w14:textId="77777777" w:rsidR="00F85719" w:rsidRDefault="00D251A0">
      <w:pPr>
        <w:pStyle w:val="Heading2"/>
        <w:kinsoku w:val="0"/>
        <w:overflowPunct w:val="0"/>
        <w:spacing w:before="153"/>
        <w:ind w:left="120" w:firstLine="0"/>
      </w:pPr>
      <w:r>
        <w:t>Broader</w:t>
      </w:r>
      <w:r>
        <w:rPr>
          <w:spacing w:val="18"/>
        </w:rPr>
        <w:t xml:space="preserve"> </w:t>
      </w:r>
      <w:r>
        <w:t>Impacts</w:t>
      </w:r>
    </w:p>
    <w:p w14:paraId="75A26F87" w14:textId="362A8385" w:rsidR="00F85719" w:rsidRDefault="00D251A0">
      <w:pPr>
        <w:pStyle w:val="BodyText"/>
        <w:kinsoku w:val="0"/>
        <w:overflowPunct w:val="0"/>
        <w:spacing w:before="217" w:line="268" w:lineRule="auto"/>
        <w:ind w:left="120" w:right="117" w:firstLine="298"/>
        <w:jc w:val="both"/>
        <w:rPr>
          <w:w w:val="115"/>
        </w:rPr>
      </w:pPr>
      <w:r>
        <w:rPr>
          <w:w w:val="110"/>
        </w:rPr>
        <w:t>The proposed research has far-reaching societal, scientific, and educational impacts. The development</w:t>
      </w:r>
      <w:r>
        <w:rPr>
          <w:spacing w:val="1"/>
          <w:w w:val="110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analysis</w:t>
      </w:r>
      <w:r>
        <w:rPr>
          <w:spacing w:val="-12"/>
          <w:w w:val="115"/>
        </w:rPr>
        <w:t xml:space="preserve"> </w:t>
      </w:r>
      <w:r>
        <w:rPr>
          <w:w w:val="115"/>
        </w:rPr>
        <w:t>techniques</w:t>
      </w:r>
      <w:r>
        <w:rPr>
          <w:spacing w:val="-13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system-level</w:t>
      </w:r>
      <w:r>
        <w:rPr>
          <w:spacing w:val="-12"/>
          <w:w w:val="115"/>
        </w:rPr>
        <w:t xml:space="preserve"> </w:t>
      </w:r>
      <w:r>
        <w:rPr>
          <w:w w:val="115"/>
        </w:rPr>
        <w:t>frameworks</w:t>
      </w:r>
      <w:r>
        <w:rPr>
          <w:spacing w:val="-13"/>
          <w:w w:val="115"/>
        </w:rPr>
        <w:t xml:space="preserve"> </w:t>
      </w:r>
      <w:r>
        <w:rPr>
          <w:w w:val="115"/>
        </w:rPr>
        <w:t>proposed</w:t>
      </w:r>
      <w:r>
        <w:rPr>
          <w:spacing w:val="-12"/>
          <w:w w:val="115"/>
        </w:rPr>
        <w:t xml:space="preserve"> </w:t>
      </w:r>
      <w:r>
        <w:rPr>
          <w:w w:val="115"/>
        </w:rPr>
        <w:t>in</w:t>
      </w:r>
      <w:r>
        <w:rPr>
          <w:spacing w:val="-12"/>
          <w:w w:val="115"/>
        </w:rPr>
        <w:t xml:space="preserve"> </w:t>
      </w:r>
      <w:r>
        <w:rPr>
          <w:w w:val="115"/>
        </w:rPr>
        <w:t>this</w:t>
      </w:r>
      <w:r>
        <w:rPr>
          <w:spacing w:val="-13"/>
          <w:w w:val="115"/>
        </w:rPr>
        <w:t xml:space="preserve"> </w:t>
      </w:r>
      <w:r>
        <w:rPr>
          <w:w w:val="115"/>
        </w:rPr>
        <w:t>work</w:t>
      </w:r>
      <w:r>
        <w:rPr>
          <w:spacing w:val="-12"/>
          <w:w w:val="115"/>
        </w:rPr>
        <w:t xml:space="preserve"> </w:t>
      </w:r>
      <w:r>
        <w:rPr>
          <w:w w:val="115"/>
        </w:rPr>
        <w:t>will</w:t>
      </w:r>
      <w:r>
        <w:rPr>
          <w:spacing w:val="-12"/>
          <w:w w:val="115"/>
        </w:rPr>
        <w:t xml:space="preserve"> </w:t>
      </w:r>
      <w:r>
        <w:rPr>
          <w:w w:val="115"/>
        </w:rPr>
        <w:t>inherently</w:t>
      </w:r>
      <w:r>
        <w:rPr>
          <w:spacing w:val="-13"/>
          <w:w w:val="115"/>
        </w:rPr>
        <w:t xml:space="preserve"> </w:t>
      </w:r>
      <w:r>
        <w:rPr>
          <w:w w:val="115"/>
        </w:rPr>
        <w:t>make</w:t>
      </w:r>
      <w:r>
        <w:rPr>
          <w:spacing w:val="-12"/>
          <w:w w:val="115"/>
        </w:rPr>
        <w:t xml:space="preserve"> </w:t>
      </w:r>
      <w:r>
        <w:rPr>
          <w:w w:val="115"/>
        </w:rPr>
        <w:t>critical</w:t>
      </w:r>
      <w:r>
        <w:rPr>
          <w:spacing w:val="-55"/>
          <w:w w:val="115"/>
        </w:rPr>
        <w:t xml:space="preserve"> </w:t>
      </w:r>
      <w:r>
        <w:rPr>
          <w:w w:val="115"/>
        </w:rPr>
        <w:t>systems of modern society (such as aircraft, automobiles, power grid, unmanned vehicles, satellites,</w:t>
      </w:r>
      <w:r>
        <w:rPr>
          <w:spacing w:val="1"/>
          <w:w w:val="115"/>
        </w:rPr>
        <w:t xml:space="preserve"> </w:t>
      </w:r>
      <w:r>
        <w:rPr>
          <w:w w:val="115"/>
        </w:rPr>
        <w:t>manufacturing plants, industrial control systems, medical devices, and critical infrastructures) more</w:t>
      </w:r>
      <w:r>
        <w:rPr>
          <w:spacing w:val="1"/>
          <w:w w:val="115"/>
        </w:rPr>
        <w:t xml:space="preserve"> </w:t>
      </w:r>
      <w:r>
        <w:rPr>
          <w:w w:val="115"/>
        </w:rPr>
        <w:t>secure, and hence, safer.</w:t>
      </w:r>
      <w:r>
        <w:rPr>
          <w:spacing w:val="1"/>
          <w:w w:val="115"/>
        </w:rPr>
        <w:t xml:space="preserve"> </w:t>
      </w:r>
      <w:r>
        <w:rPr>
          <w:w w:val="115"/>
        </w:rPr>
        <w:t>The proposed work can lead to substantial improvements in consumer</w:t>
      </w:r>
      <w:r>
        <w:rPr>
          <w:spacing w:val="1"/>
          <w:w w:val="115"/>
        </w:rPr>
        <w:t xml:space="preserve"> </w:t>
      </w:r>
      <w:r>
        <w:rPr>
          <w:w w:val="115"/>
        </w:rPr>
        <w:t>cyber-physical</w:t>
      </w:r>
      <w:r>
        <w:rPr>
          <w:spacing w:val="-12"/>
          <w:w w:val="115"/>
        </w:rPr>
        <w:t xml:space="preserve"> </w:t>
      </w:r>
      <w:r>
        <w:rPr>
          <w:w w:val="115"/>
        </w:rPr>
        <w:t>products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improve</w:t>
      </w:r>
      <w:r>
        <w:rPr>
          <w:spacing w:val="-11"/>
          <w:w w:val="115"/>
        </w:rPr>
        <w:t xml:space="preserve"> </w:t>
      </w:r>
      <w:r>
        <w:rPr>
          <w:w w:val="115"/>
        </w:rPr>
        <w:t>systems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have</w:t>
      </w:r>
      <w:r>
        <w:rPr>
          <w:spacing w:val="-11"/>
          <w:w w:val="115"/>
        </w:rPr>
        <w:t xml:space="preserve"> </w:t>
      </w:r>
      <w:r>
        <w:rPr>
          <w:w w:val="115"/>
        </w:rPr>
        <w:t>national</w:t>
      </w:r>
      <w:r>
        <w:rPr>
          <w:spacing w:val="-11"/>
          <w:w w:val="115"/>
        </w:rPr>
        <w:t xml:space="preserve"> </w:t>
      </w:r>
      <w:r>
        <w:rPr>
          <w:w w:val="115"/>
        </w:rPr>
        <w:t>security</w:t>
      </w:r>
      <w:r>
        <w:rPr>
          <w:spacing w:val="-11"/>
          <w:w w:val="115"/>
        </w:rPr>
        <w:t xml:space="preserve"> </w:t>
      </w:r>
      <w:r>
        <w:rPr>
          <w:w w:val="115"/>
        </w:rPr>
        <w:t>considerations.</w:t>
      </w:r>
      <w:r>
        <w:rPr>
          <w:spacing w:val="24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proposed</w:t>
      </w:r>
      <w:r>
        <w:rPr>
          <w:spacing w:val="-55"/>
          <w:w w:val="115"/>
        </w:rPr>
        <w:t xml:space="preserve"> </w:t>
      </w:r>
      <w:r>
        <w:rPr>
          <w:w w:val="115"/>
        </w:rPr>
        <w:t>educational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outreach</w:t>
      </w:r>
      <w:r>
        <w:rPr>
          <w:spacing w:val="-14"/>
          <w:w w:val="115"/>
        </w:rPr>
        <w:t xml:space="preserve"> </w:t>
      </w:r>
      <w:r>
        <w:rPr>
          <w:w w:val="115"/>
        </w:rPr>
        <w:t>activities</w:t>
      </w:r>
      <w:r>
        <w:rPr>
          <w:spacing w:val="-13"/>
          <w:w w:val="115"/>
        </w:rPr>
        <w:t xml:space="preserve"> </w:t>
      </w:r>
      <w:ins w:id="45" w:author="Hasan, Monowar" w:date="2021-09-09T18:47:00Z">
        <w:r w:rsidR="00E35A4E">
          <w:rPr>
            <w:w w:val="115"/>
          </w:rPr>
          <w:t>will</w:t>
        </w:r>
      </w:ins>
      <w:del w:id="46" w:author="Hasan, Monowar" w:date="2021-09-09T18:47:00Z">
        <w:r w:rsidDel="00E35A4E">
          <w:rPr>
            <w:w w:val="115"/>
          </w:rPr>
          <w:delText>are</w:delText>
        </w:r>
        <w:r w:rsidDel="00E35A4E">
          <w:rPr>
            <w:spacing w:val="-12"/>
            <w:w w:val="115"/>
          </w:rPr>
          <w:delText xml:space="preserve"> </w:delText>
        </w:r>
        <w:r w:rsidDel="00E35A4E">
          <w:rPr>
            <w:w w:val="115"/>
          </w:rPr>
          <w:delText>expected</w:delText>
        </w:r>
        <w:r w:rsidDel="00E35A4E">
          <w:rPr>
            <w:spacing w:val="-14"/>
            <w:w w:val="115"/>
          </w:rPr>
          <w:delText xml:space="preserve"> </w:delText>
        </w:r>
        <w:r w:rsidDel="00E35A4E">
          <w:rPr>
            <w:w w:val="115"/>
          </w:rPr>
          <w:delText>to</w:delText>
        </w:r>
      </w:del>
      <w:r>
        <w:rPr>
          <w:spacing w:val="-12"/>
          <w:w w:val="115"/>
        </w:rPr>
        <w:t xml:space="preserve"> </w:t>
      </w:r>
      <w:r>
        <w:rPr>
          <w:w w:val="115"/>
        </w:rPr>
        <w:t>have</w:t>
      </w:r>
      <w:r>
        <w:rPr>
          <w:spacing w:val="-13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broad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positive</w:t>
      </w:r>
      <w:r>
        <w:rPr>
          <w:spacing w:val="-13"/>
          <w:w w:val="115"/>
        </w:rPr>
        <w:t xml:space="preserve"> </w:t>
      </w:r>
      <w:r>
        <w:rPr>
          <w:w w:val="115"/>
        </w:rPr>
        <w:t>societal</w:t>
      </w:r>
      <w:r>
        <w:rPr>
          <w:spacing w:val="-13"/>
          <w:w w:val="115"/>
        </w:rPr>
        <w:t xml:space="preserve"> </w:t>
      </w:r>
      <w:r>
        <w:rPr>
          <w:w w:val="115"/>
        </w:rPr>
        <w:t>impact</w:t>
      </w:r>
      <w:r>
        <w:rPr>
          <w:spacing w:val="-13"/>
          <w:w w:val="115"/>
        </w:rPr>
        <w:t xml:space="preserve"> </w:t>
      </w:r>
      <w:r>
        <w:rPr>
          <w:w w:val="115"/>
        </w:rPr>
        <w:t>by</w:t>
      </w:r>
      <w:r>
        <w:rPr>
          <w:spacing w:val="-13"/>
          <w:w w:val="115"/>
        </w:rPr>
        <w:t xml:space="preserve"> </w:t>
      </w:r>
      <w:r>
        <w:rPr>
          <w:w w:val="115"/>
        </w:rPr>
        <w:t>training</w:t>
      </w:r>
      <w:r>
        <w:rPr>
          <w:spacing w:val="-55"/>
          <w:w w:val="115"/>
        </w:rPr>
        <w:t xml:space="preserve"> </w:t>
      </w:r>
      <w:r>
        <w:rPr>
          <w:w w:val="115"/>
        </w:rPr>
        <w:t>a qualified, diverse workforce.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Specifically, the education efforts include </w:t>
      </w:r>
      <w:r>
        <w:rPr>
          <w:i/>
          <w:iCs/>
          <w:w w:val="115"/>
        </w:rPr>
        <w:t xml:space="preserve">(a) </w:t>
      </w:r>
      <w:r>
        <w:rPr>
          <w:w w:val="115"/>
        </w:rPr>
        <w:t>development of a new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senior undergraduate/graduate-level course on Real-Time Systems and </w:t>
      </w:r>
      <w:r>
        <w:rPr>
          <w:i/>
          <w:iCs/>
          <w:w w:val="115"/>
        </w:rPr>
        <w:t xml:space="preserve">(b) </w:t>
      </w:r>
      <w:r>
        <w:rPr>
          <w:w w:val="115"/>
        </w:rPr>
        <w:t>enhancement of existing</w:t>
      </w:r>
      <w:r>
        <w:rPr>
          <w:spacing w:val="1"/>
          <w:w w:val="115"/>
        </w:rPr>
        <w:t xml:space="preserve"> </w:t>
      </w:r>
      <w:r>
        <w:rPr>
          <w:w w:val="115"/>
        </w:rPr>
        <w:t>Introduction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0"/>
          <w:w w:val="115"/>
        </w:rPr>
        <w:t xml:space="preserve"> </w:t>
      </w:r>
      <w:r>
        <w:rPr>
          <w:w w:val="115"/>
        </w:rPr>
        <w:t>Cybersecurity</w:t>
      </w:r>
      <w:r>
        <w:rPr>
          <w:spacing w:val="-10"/>
          <w:w w:val="115"/>
        </w:rPr>
        <w:t xml:space="preserve"> </w:t>
      </w:r>
      <w:r>
        <w:rPr>
          <w:w w:val="115"/>
        </w:rPr>
        <w:t>course</w:t>
      </w:r>
      <w:r>
        <w:rPr>
          <w:spacing w:val="-10"/>
          <w:w w:val="115"/>
        </w:rPr>
        <w:t xml:space="preserve"> </w:t>
      </w:r>
      <w:r>
        <w:rPr>
          <w:w w:val="115"/>
        </w:rPr>
        <w:t>with</w:t>
      </w:r>
      <w:r>
        <w:rPr>
          <w:spacing w:val="-10"/>
          <w:w w:val="115"/>
        </w:rPr>
        <w:t xml:space="preserve"> </w:t>
      </w:r>
      <w:r>
        <w:rPr>
          <w:w w:val="115"/>
        </w:rPr>
        <w:t>advanced</w:t>
      </w:r>
      <w:r>
        <w:rPr>
          <w:spacing w:val="-11"/>
          <w:w w:val="115"/>
        </w:rPr>
        <w:t xml:space="preserve"> </w:t>
      </w:r>
      <w:r>
        <w:rPr>
          <w:w w:val="115"/>
        </w:rPr>
        <w:t>topics</w:t>
      </w:r>
      <w:r>
        <w:rPr>
          <w:spacing w:val="-10"/>
          <w:w w:val="115"/>
        </w:rPr>
        <w:t xml:space="preserve"> </w:t>
      </w:r>
      <w:r>
        <w:rPr>
          <w:w w:val="115"/>
        </w:rPr>
        <w:t>on</w:t>
      </w:r>
      <w:r>
        <w:rPr>
          <w:spacing w:val="-10"/>
          <w:w w:val="115"/>
        </w:rPr>
        <w:t xml:space="preserve"> </w:t>
      </w:r>
      <w:r>
        <w:rPr>
          <w:w w:val="115"/>
        </w:rPr>
        <w:t>real-time</w:t>
      </w:r>
      <w:r>
        <w:rPr>
          <w:spacing w:val="-10"/>
          <w:w w:val="115"/>
        </w:rPr>
        <w:t xml:space="preserve"> </w:t>
      </w:r>
      <w:del w:id="47" w:author="Hasan, Monowar" w:date="2021-09-09T18:47:00Z">
        <w:r w:rsidDel="00E35A4E">
          <w:rPr>
            <w:w w:val="115"/>
          </w:rPr>
          <w:delText>scheduling</w:delText>
        </w:r>
        <w:r w:rsidDel="00E35A4E">
          <w:rPr>
            <w:spacing w:val="-10"/>
            <w:w w:val="115"/>
          </w:rPr>
          <w:delText xml:space="preserve"> </w:delText>
        </w:r>
        <w:r w:rsidDel="00E35A4E">
          <w:rPr>
            <w:w w:val="115"/>
          </w:rPr>
          <w:delText>and</w:delText>
        </w:r>
        <w:r w:rsidDel="00E35A4E">
          <w:rPr>
            <w:spacing w:val="-11"/>
            <w:w w:val="115"/>
          </w:rPr>
          <w:delText xml:space="preserve"> </w:delText>
        </w:r>
      </w:del>
      <w:r>
        <w:rPr>
          <w:w w:val="115"/>
        </w:rPr>
        <w:t>security</w:t>
      </w:r>
      <w:r>
        <w:rPr>
          <w:spacing w:val="-10"/>
          <w:w w:val="115"/>
        </w:rPr>
        <w:t xml:space="preserve"> </w:t>
      </w:r>
      <w:r>
        <w:rPr>
          <w:w w:val="115"/>
        </w:rPr>
        <w:t>as</w:t>
      </w:r>
      <w:r>
        <w:rPr>
          <w:spacing w:val="-10"/>
          <w:w w:val="115"/>
        </w:rPr>
        <w:t xml:space="preserve"> </w:t>
      </w:r>
      <w:r>
        <w:rPr>
          <w:w w:val="115"/>
        </w:rPr>
        <w:t>well</w:t>
      </w:r>
      <w:r>
        <w:rPr>
          <w:spacing w:val="-55"/>
          <w:w w:val="115"/>
        </w:rPr>
        <w:t xml:space="preserve"> </w:t>
      </w:r>
      <w:r>
        <w:rPr>
          <w:w w:val="115"/>
        </w:rPr>
        <w:t>as results generated from this research.</w:t>
      </w:r>
      <w:r>
        <w:rPr>
          <w:spacing w:val="1"/>
          <w:w w:val="115"/>
        </w:rPr>
        <w:t xml:space="preserve"> </w:t>
      </w:r>
      <w:r>
        <w:rPr>
          <w:w w:val="115"/>
        </w:rPr>
        <w:t>The PI will also actively work on broadening participation in</w:t>
      </w:r>
      <w:r>
        <w:rPr>
          <w:spacing w:val="-55"/>
          <w:w w:val="115"/>
        </w:rPr>
        <w:t xml:space="preserve"> </w:t>
      </w:r>
      <w:r>
        <w:rPr>
          <w:w w:val="115"/>
        </w:rPr>
        <w:t>computing</w:t>
      </w:r>
      <w:r>
        <w:rPr>
          <w:spacing w:val="-15"/>
          <w:w w:val="115"/>
        </w:rPr>
        <w:t xml:space="preserve"> </w:t>
      </w:r>
      <w:r>
        <w:rPr>
          <w:w w:val="115"/>
        </w:rPr>
        <w:t>by</w:t>
      </w:r>
      <w:r>
        <w:rPr>
          <w:spacing w:val="-14"/>
          <w:w w:val="115"/>
        </w:rPr>
        <w:t xml:space="preserve"> </w:t>
      </w:r>
      <w:r>
        <w:rPr>
          <w:i/>
          <w:iCs/>
          <w:w w:val="115"/>
        </w:rPr>
        <w:t>(a)</w:t>
      </w:r>
      <w:r>
        <w:rPr>
          <w:i/>
          <w:iCs/>
          <w:spacing w:val="-14"/>
          <w:w w:val="115"/>
        </w:rPr>
        <w:t xml:space="preserve"> </w:t>
      </w:r>
      <w:r>
        <w:rPr>
          <w:w w:val="115"/>
        </w:rPr>
        <w:t>providing</w:t>
      </w:r>
      <w:r>
        <w:rPr>
          <w:spacing w:val="-14"/>
          <w:w w:val="115"/>
        </w:rPr>
        <w:t xml:space="preserve"> </w:t>
      </w:r>
      <w:r>
        <w:rPr>
          <w:w w:val="115"/>
        </w:rPr>
        <w:t>research</w:t>
      </w:r>
      <w:r>
        <w:rPr>
          <w:spacing w:val="-14"/>
          <w:w w:val="115"/>
        </w:rPr>
        <w:t xml:space="preserve"> </w:t>
      </w:r>
      <w:r>
        <w:rPr>
          <w:w w:val="115"/>
        </w:rPr>
        <w:t>opportunities</w:t>
      </w:r>
      <w:r>
        <w:rPr>
          <w:spacing w:val="-14"/>
          <w:w w:val="115"/>
        </w:rPr>
        <w:t xml:space="preserve"> </w:t>
      </w:r>
      <w:r>
        <w:rPr>
          <w:w w:val="115"/>
        </w:rPr>
        <w:t>for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students</w:t>
      </w:r>
      <w:r>
        <w:rPr>
          <w:spacing w:val="-14"/>
          <w:w w:val="115"/>
        </w:rPr>
        <w:t xml:space="preserve"> </w:t>
      </w:r>
      <w:r>
        <w:rPr>
          <w:w w:val="115"/>
        </w:rPr>
        <w:t>from</w:t>
      </w:r>
      <w:r>
        <w:rPr>
          <w:spacing w:val="-14"/>
          <w:w w:val="115"/>
        </w:rPr>
        <w:t xml:space="preserve"> </w:t>
      </w:r>
      <w:r>
        <w:rPr>
          <w:w w:val="115"/>
        </w:rPr>
        <w:t>underrepresented</w:t>
      </w:r>
      <w:r>
        <w:rPr>
          <w:spacing w:val="-14"/>
          <w:w w:val="115"/>
        </w:rPr>
        <w:t xml:space="preserve"> </w:t>
      </w:r>
      <w:r>
        <w:rPr>
          <w:w w:val="115"/>
        </w:rPr>
        <w:t>communities</w:t>
      </w:r>
      <w:r>
        <w:rPr>
          <w:spacing w:val="-55"/>
          <w:w w:val="115"/>
        </w:rPr>
        <w:t xml:space="preserve"> </w:t>
      </w:r>
      <w:r>
        <w:rPr>
          <w:w w:val="110"/>
        </w:rPr>
        <w:t xml:space="preserve">through the Wichita State’s Shocker Engineering Academy (SEA) program, </w:t>
      </w:r>
      <w:r>
        <w:rPr>
          <w:i/>
          <w:iCs/>
          <w:w w:val="110"/>
        </w:rPr>
        <w:t xml:space="preserve">(b) </w:t>
      </w:r>
      <w:r>
        <w:rPr>
          <w:w w:val="110"/>
        </w:rPr>
        <w:t>arranging security boot</w:t>
      </w:r>
      <w:r>
        <w:rPr>
          <w:spacing w:val="1"/>
          <w:w w:val="110"/>
        </w:rPr>
        <w:t xml:space="preserve"> </w:t>
      </w:r>
      <w:r>
        <w:rPr>
          <w:spacing w:val="-1"/>
          <w:w w:val="115"/>
        </w:rPr>
        <w:t>camps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for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high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school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students</w:t>
      </w:r>
      <w:r>
        <w:rPr>
          <w:spacing w:val="-5"/>
          <w:w w:val="115"/>
        </w:rPr>
        <w:t xml:space="preserve"> </w:t>
      </w:r>
      <w:r>
        <w:rPr>
          <w:w w:val="115"/>
        </w:rPr>
        <w:t>through</w:t>
      </w:r>
      <w:r>
        <w:rPr>
          <w:spacing w:val="-6"/>
          <w:w w:val="115"/>
        </w:rPr>
        <w:t xml:space="preserve"> </w:t>
      </w:r>
      <w:r>
        <w:rPr>
          <w:w w:val="115"/>
        </w:rPr>
        <w:t>Wichita</w:t>
      </w:r>
      <w:r>
        <w:rPr>
          <w:spacing w:val="-5"/>
          <w:w w:val="115"/>
        </w:rPr>
        <w:t xml:space="preserve"> </w:t>
      </w:r>
      <w:r>
        <w:rPr>
          <w:w w:val="115"/>
        </w:rPr>
        <w:t>State’s</w:t>
      </w:r>
      <w:r>
        <w:rPr>
          <w:spacing w:val="-5"/>
          <w:w w:val="115"/>
        </w:rPr>
        <w:t xml:space="preserve"> </w:t>
      </w:r>
      <w:r>
        <w:rPr>
          <w:w w:val="115"/>
        </w:rPr>
        <w:t>security</w:t>
      </w:r>
      <w:r>
        <w:rPr>
          <w:spacing w:val="-5"/>
          <w:w w:val="115"/>
        </w:rPr>
        <w:t xml:space="preserve"> </w:t>
      </w:r>
      <w:r>
        <w:rPr>
          <w:w w:val="115"/>
        </w:rPr>
        <w:t>education</w:t>
      </w:r>
      <w:r>
        <w:rPr>
          <w:spacing w:val="-4"/>
          <w:w w:val="115"/>
        </w:rPr>
        <w:t xml:space="preserve"> </w:t>
      </w:r>
      <w:r>
        <w:rPr>
          <w:w w:val="115"/>
        </w:rPr>
        <w:t>hub</w:t>
      </w:r>
      <w:r>
        <w:rPr>
          <w:spacing w:val="-5"/>
          <w:w w:val="115"/>
        </w:rPr>
        <w:t xml:space="preserve"> </w:t>
      </w:r>
      <w:r>
        <w:rPr>
          <w:w w:val="115"/>
        </w:rPr>
        <w:t>(HCEA),</w:t>
      </w:r>
      <w:r>
        <w:rPr>
          <w:spacing w:val="-5"/>
          <w:w w:val="115"/>
        </w:rPr>
        <w:t xml:space="preserve"> </w:t>
      </w:r>
      <w:r>
        <w:rPr>
          <w:i/>
          <w:iCs/>
          <w:w w:val="115"/>
        </w:rPr>
        <w:t>(c)</w:t>
      </w:r>
      <w:r>
        <w:rPr>
          <w:i/>
          <w:iCs/>
          <w:spacing w:val="-5"/>
          <w:w w:val="115"/>
        </w:rPr>
        <w:t xml:space="preserve"> </w:t>
      </w:r>
      <w:r>
        <w:rPr>
          <w:w w:val="115"/>
        </w:rPr>
        <w:t>mentoring</w:t>
      </w:r>
      <w:r>
        <w:rPr>
          <w:spacing w:val="-55"/>
          <w:w w:val="115"/>
        </w:rPr>
        <w:t xml:space="preserve"> </w:t>
      </w:r>
      <w:r>
        <w:rPr>
          <w:w w:val="110"/>
        </w:rPr>
        <w:t>minority undergraduate student groups through Computing Research Association’s Distributed Research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Experiences for Undergraduates (DREU) initiatives, and </w:t>
      </w:r>
      <w:r>
        <w:rPr>
          <w:i/>
          <w:iCs/>
          <w:w w:val="110"/>
        </w:rPr>
        <w:t xml:space="preserve">(d) </w:t>
      </w:r>
      <w:r>
        <w:rPr>
          <w:w w:val="110"/>
        </w:rPr>
        <w:t>volunteering for presentations/demos at the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events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targeting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K12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students</w:t>
      </w:r>
      <w:r>
        <w:rPr>
          <w:spacing w:val="-12"/>
          <w:w w:val="110"/>
        </w:rPr>
        <w:t xml:space="preserve"> </w:t>
      </w:r>
      <w:r>
        <w:rPr>
          <w:w w:val="110"/>
        </w:rPr>
        <w:t>(e.g.,</w:t>
      </w:r>
      <w:r>
        <w:rPr>
          <w:spacing w:val="-12"/>
          <w:w w:val="110"/>
        </w:rPr>
        <w:t xml:space="preserve"> </w:t>
      </w:r>
      <w:r>
        <w:rPr>
          <w:w w:val="110"/>
        </w:rPr>
        <w:t>National</w:t>
      </w:r>
      <w:r>
        <w:rPr>
          <w:spacing w:val="-12"/>
          <w:w w:val="110"/>
        </w:rPr>
        <w:t xml:space="preserve"> </w:t>
      </w:r>
      <w:r>
        <w:rPr>
          <w:w w:val="110"/>
        </w:rPr>
        <w:t>Security</w:t>
      </w:r>
      <w:r>
        <w:rPr>
          <w:spacing w:val="-13"/>
          <w:w w:val="110"/>
        </w:rPr>
        <w:t xml:space="preserve"> </w:t>
      </w:r>
      <w:r>
        <w:rPr>
          <w:w w:val="110"/>
        </w:rPr>
        <w:t>Agency’s</w:t>
      </w:r>
      <w:r>
        <w:rPr>
          <w:spacing w:val="-12"/>
          <w:w w:val="110"/>
        </w:rPr>
        <w:t xml:space="preserve"> </w:t>
      </w:r>
      <w:r>
        <w:rPr>
          <w:w w:val="110"/>
        </w:rPr>
        <w:t>K12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CyberTalk</w:t>
      </w:r>
      <w:proofErr w:type="spellEnd"/>
      <w:r>
        <w:rPr>
          <w:w w:val="110"/>
        </w:rPr>
        <w:t>)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empower</w:t>
      </w:r>
      <w:r>
        <w:rPr>
          <w:spacing w:val="-12"/>
          <w:w w:val="110"/>
        </w:rPr>
        <w:t xml:space="preserve"> </w:t>
      </w:r>
      <w:r>
        <w:rPr>
          <w:w w:val="110"/>
        </w:rPr>
        <w:t>them</w:t>
      </w:r>
      <w:r>
        <w:rPr>
          <w:spacing w:val="-13"/>
          <w:w w:val="110"/>
        </w:rPr>
        <w:t xml:space="preserve"> </w:t>
      </w:r>
      <w:r>
        <w:rPr>
          <w:w w:val="110"/>
        </w:rPr>
        <w:t>pursuing</w:t>
      </w:r>
      <w:r>
        <w:rPr>
          <w:spacing w:val="-52"/>
          <w:w w:val="110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career</w:t>
      </w:r>
      <w:r>
        <w:rPr>
          <w:spacing w:val="-11"/>
          <w:w w:val="115"/>
        </w:rPr>
        <w:t xml:space="preserve"> </w:t>
      </w:r>
      <w:r>
        <w:rPr>
          <w:w w:val="115"/>
        </w:rPr>
        <w:t>in</w:t>
      </w:r>
      <w:r>
        <w:rPr>
          <w:spacing w:val="-10"/>
          <w:w w:val="115"/>
        </w:rPr>
        <w:t xml:space="preserve"> </w:t>
      </w:r>
      <w:r>
        <w:rPr>
          <w:w w:val="115"/>
        </w:rPr>
        <w:t>cyber-physical</w:t>
      </w:r>
      <w:r>
        <w:rPr>
          <w:spacing w:val="-11"/>
          <w:w w:val="115"/>
        </w:rPr>
        <w:t xml:space="preserve"> </w:t>
      </w:r>
      <w:r>
        <w:rPr>
          <w:w w:val="115"/>
        </w:rPr>
        <w:t>systems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cybersecurity.</w:t>
      </w:r>
    </w:p>
    <w:p w14:paraId="739D93B6" w14:textId="77777777" w:rsidR="00F85719" w:rsidRDefault="00F85719">
      <w:pPr>
        <w:pStyle w:val="BodyText"/>
        <w:kinsoku w:val="0"/>
        <w:overflowPunct w:val="0"/>
        <w:spacing w:before="217" w:line="268" w:lineRule="auto"/>
        <w:ind w:left="120" w:right="117" w:firstLine="298"/>
        <w:jc w:val="both"/>
        <w:rPr>
          <w:w w:val="115"/>
        </w:rPr>
        <w:sectPr w:rsidR="00F85719">
          <w:footerReference w:type="default" r:id="rId7"/>
          <w:pgSz w:w="12240" w:h="15840"/>
          <w:pgMar w:top="1340" w:right="1320" w:bottom="1020" w:left="1320" w:header="0" w:footer="830" w:gutter="0"/>
          <w:pgNumType w:start="2"/>
          <w:cols w:space="720"/>
          <w:noEndnote/>
        </w:sectPr>
      </w:pPr>
    </w:p>
    <w:p w14:paraId="7F38AF1D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85"/>
        <w:rPr>
          <w:w w:val="105"/>
        </w:rPr>
      </w:pPr>
      <w:r>
        <w:rPr>
          <w:w w:val="105"/>
        </w:rPr>
        <w:lastRenderedPageBreak/>
        <w:t>Introduction</w:t>
      </w:r>
    </w:p>
    <w:p w14:paraId="3CA2F16F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19" w:right="117" w:firstLine="298"/>
        <w:jc w:val="both"/>
        <w:rPr>
          <w:w w:val="110"/>
        </w:rPr>
      </w:pPr>
      <w:r>
        <w:rPr>
          <w:w w:val="110"/>
        </w:rPr>
        <w:t>Real-time systems (RTS) systems such as avionics, nuclear power plants, automobiles, space vehicles,</w:t>
      </w:r>
      <w:r>
        <w:rPr>
          <w:spacing w:val="-52"/>
          <w:w w:val="110"/>
        </w:rPr>
        <w:t xml:space="preserve"> </w:t>
      </w:r>
      <w:r>
        <w:rPr>
          <w:w w:val="110"/>
        </w:rPr>
        <w:t>power generation and distribution systems, medical devices, industrial robots have been in existence for</w:t>
      </w:r>
      <w:r>
        <w:rPr>
          <w:spacing w:val="1"/>
          <w:w w:val="110"/>
        </w:rPr>
        <w:t xml:space="preserve"> </w:t>
      </w:r>
      <w:r>
        <w:rPr>
          <w:w w:val="110"/>
        </w:rPr>
        <w:t>decades and play a vital role in shaping today’s technological evolution from everyday living to space</w:t>
      </w:r>
      <w:r>
        <w:rPr>
          <w:spacing w:val="1"/>
          <w:w w:val="110"/>
        </w:rPr>
        <w:t xml:space="preserve"> </w:t>
      </w:r>
      <w:r>
        <w:rPr>
          <w:w w:val="110"/>
        </w:rPr>
        <w:t>exploration.</w:t>
      </w:r>
      <w:r>
        <w:rPr>
          <w:spacing w:val="17"/>
          <w:w w:val="110"/>
        </w:rPr>
        <w:t xml:space="preserve"> </w:t>
      </w:r>
      <w:r>
        <w:rPr>
          <w:w w:val="110"/>
        </w:rPr>
        <w:t>Such</w:t>
      </w:r>
      <w:r>
        <w:rPr>
          <w:spacing w:val="-6"/>
          <w:w w:val="110"/>
        </w:rPr>
        <w:t xml:space="preserve"> </w:t>
      </w:r>
      <w:r>
        <w:rPr>
          <w:w w:val="110"/>
        </w:rPr>
        <w:t>systems</w:t>
      </w:r>
      <w:r>
        <w:rPr>
          <w:spacing w:val="-7"/>
          <w:w w:val="110"/>
        </w:rPr>
        <w:t xml:space="preserve"> </w:t>
      </w:r>
      <w:r>
        <w:rPr>
          <w:w w:val="110"/>
        </w:rPr>
        <w:t>have</w:t>
      </w:r>
      <w:r>
        <w:rPr>
          <w:spacing w:val="-7"/>
          <w:w w:val="110"/>
        </w:rPr>
        <w:t xml:space="preserve"> </w:t>
      </w:r>
      <w:r>
        <w:rPr>
          <w:i/>
          <w:iCs/>
          <w:w w:val="110"/>
        </w:rPr>
        <w:t>safety-critical</w:t>
      </w:r>
      <w:r>
        <w:rPr>
          <w:i/>
          <w:iCs/>
          <w:spacing w:val="-7"/>
          <w:w w:val="110"/>
        </w:rPr>
        <w:t xml:space="preserve"> </w:t>
      </w:r>
      <w:r>
        <w:rPr>
          <w:w w:val="110"/>
        </w:rPr>
        <w:t>properties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i/>
          <w:iCs/>
          <w:w w:val="110"/>
        </w:rPr>
        <w:t>stringent</w:t>
      </w:r>
      <w:r>
        <w:rPr>
          <w:i/>
          <w:iCs/>
          <w:spacing w:val="-7"/>
          <w:w w:val="110"/>
        </w:rPr>
        <w:t xml:space="preserve"> </w:t>
      </w:r>
      <w:r>
        <w:rPr>
          <w:i/>
          <w:iCs/>
          <w:w w:val="110"/>
        </w:rPr>
        <w:t>timing</w:t>
      </w:r>
      <w:r>
        <w:rPr>
          <w:i/>
          <w:iCs/>
          <w:spacing w:val="-7"/>
          <w:w w:val="110"/>
        </w:rPr>
        <w:t xml:space="preserve"> </w:t>
      </w:r>
      <w:r>
        <w:rPr>
          <w:w w:val="110"/>
        </w:rPr>
        <w:t>requirements.</w:t>
      </w:r>
      <w:r>
        <w:rPr>
          <w:spacing w:val="18"/>
          <w:w w:val="110"/>
        </w:rPr>
        <w:t xml:space="preserve"> </w:t>
      </w:r>
      <w:r>
        <w:rPr>
          <w:w w:val="110"/>
        </w:rPr>
        <w:t>Any</w:t>
      </w:r>
      <w:r>
        <w:rPr>
          <w:spacing w:val="-7"/>
          <w:w w:val="110"/>
        </w:rPr>
        <w:t xml:space="preserve"> </w:t>
      </w:r>
      <w:r>
        <w:rPr>
          <w:w w:val="110"/>
        </w:rPr>
        <w:t>problems</w:t>
      </w:r>
      <w:r>
        <w:rPr>
          <w:spacing w:val="-52"/>
          <w:w w:val="110"/>
        </w:rPr>
        <w:t xml:space="preserve"> </w:t>
      </w:r>
      <w:r>
        <w:rPr>
          <w:w w:val="110"/>
        </w:rPr>
        <w:t>in RTS could result in significant harm to humans, the system, or even the environment.</w:t>
      </w:r>
      <w:r>
        <w:rPr>
          <w:spacing w:val="1"/>
          <w:w w:val="110"/>
        </w:rPr>
        <w:t xml:space="preserve"> </w:t>
      </w:r>
      <w:r>
        <w:rPr>
          <w:w w:val="110"/>
        </w:rPr>
        <w:t>Systems with</w:t>
      </w:r>
      <w:r>
        <w:rPr>
          <w:spacing w:val="1"/>
          <w:w w:val="110"/>
        </w:rPr>
        <w:t xml:space="preserve"> </w:t>
      </w:r>
      <w:r>
        <w:rPr>
          <w:w w:val="105"/>
        </w:rPr>
        <w:t xml:space="preserve">real-time requirements need to function correctly, but </w:t>
      </w:r>
      <w:r>
        <w:rPr>
          <w:i/>
          <w:iCs/>
          <w:w w:val="105"/>
        </w:rPr>
        <w:t>within their predefined timing constraints</w:t>
      </w:r>
      <w:r>
        <w:rPr>
          <w:w w:val="105"/>
        </w:rPr>
        <w:t>, often termed</w:t>
      </w:r>
      <w:r>
        <w:rPr>
          <w:spacing w:val="1"/>
          <w:w w:val="105"/>
        </w:rPr>
        <w:t xml:space="preserve"> </w:t>
      </w:r>
      <w:r>
        <w:rPr>
          <w:w w:val="110"/>
        </w:rPr>
        <w:t>as “deadlines”.</w:t>
      </w:r>
      <w:r>
        <w:rPr>
          <w:spacing w:val="1"/>
          <w:w w:val="110"/>
        </w:rPr>
        <w:t xml:space="preserve"> </w:t>
      </w:r>
      <w:r>
        <w:rPr>
          <w:w w:val="110"/>
        </w:rPr>
        <w:t>For example, consider real-time applications with stringent timing constraints such as</w:t>
      </w:r>
      <w:r>
        <w:rPr>
          <w:spacing w:val="1"/>
          <w:w w:val="110"/>
        </w:rPr>
        <w:t xml:space="preserve"> </w:t>
      </w:r>
      <w:r>
        <w:rPr>
          <w:w w:val="110"/>
        </w:rPr>
        <w:t>deployment of a car’s airbag or an industrial robot operates on a manufacturing conveyor line. A typical</w:t>
      </w:r>
      <w:r>
        <w:rPr>
          <w:spacing w:val="1"/>
          <w:w w:val="110"/>
        </w:rPr>
        <w:t xml:space="preserve"> </w:t>
      </w:r>
      <w:r>
        <w:rPr>
          <w:w w:val="110"/>
        </w:rPr>
        <w:t>window for an airbag deployment (time between detection of collision and final airbag operations) is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around 50–60 </w:t>
      </w:r>
      <w:proofErr w:type="spellStart"/>
      <w:r>
        <w:rPr>
          <w:w w:val="110"/>
        </w:rPr>
        <w:t>ms</w:t>
      </w:r>
      <w:proofErr w:type="spellEnd"/>
      <w:r>
        <w:rPr>
          <w:w w:val="110"/>
        </w:rPr>
        <w:t xml:space="preserve"> [1] and the response time for robot movements (i.e., placing and moving objects on the</w:t>
      </w:r>
      <w:r>
        <w:rPr>
          <w:spacing w:val="1"/>
          <w:w w:val="110"/>
        </w:rPr>
        <w:t xml:space="preserve"> </w:t>
      </w:r>
      <w:r>
        <w:rPr>
          <w:w w:val="110"/>
        </w:rPr>
        <w:t>conveyor)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around</w:t>
      </w:r>
      <w:r>
        <w:rPr>
          <w:spacing w:val="-6"/>
          <w:w w:val="110"/>
        </w:rPr>
        <w:t xml:space="preserve"> </w:t>
      </w:r>
      <w:r>
        <w:rPr>
          <w:w w:val="110"/>
        </w:rPr>
        <w:t>50–100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ms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[2].</w:t>
      </w:r>
    </w:p>
    <w:p w14:paraId="5214F994" w14:textId="77777777" w:rsidR="00F85719" w:rsidRDefault="003C5D07">
      <w:pPr>
        <w:pStyle w:val="BodyText"/>
        <w:kinsoku w:val="0"/>
        <w:overflowPunct w:val="0"/>
        <w:spacing w:line="268" w:lineRule="auto"/>
        <w:ind w:left="119" w:right="3078" w:firstLine="298"/>
        <w:jc w:val="both"/>
        <w:rPr>
          <w:w w:val="1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0" allowOverlap="1" wp14:anchorId="1270BA85" wp14:editId="09B02B2E">
                <wp:simplePos x="0" y="0"/>
                <wp:positionH relativeFrom="page">
                  <wp:posOffset>5322570</wp:posOffset>
                </wp:positionH>
                <wp:positionV relativeFrom="paragraph">
                  <wp:posOffset>40640</wp:posOffset>
                </wp:positionV>
                <wp:extent cx="1451610" cy="742315"/>
                <wp:effectExtent l="0" t="0" r="0" b="0"/>
                <wp:wrapNone/>
                <wp:docPr id="22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1610" cy="742315"/>
                          <a:chOff x="8382" y="64"/>
                          <a:chExt cx="2286" cy="1169"/>
                        </a:xfrm>
                      </wpg:grpSpPr>
                      <wps:wsp>
                        <wps:cNvPr id="228" name="Freeform 5"/>
                        <wps:cNvSpPr>
                          <a:spLocks/>
                        </wps:cNvSpPr>
                        <wps:spPr bwMode="auto">
                          <a:xfrm>
                            <a:off x="8382" y="84"/>
                            <a:ext cx="1976" cy="1149"/>
                          </a:xfrm>
                          <a:custGeom>
                            <a:avLst/>
                            <a:gdLst>
                              <a:gd name="T0" fmla="*/ 1975 w 1976"/>
                              <a:gd name="T1" fmla="*/ 1109 h 1149"/>
                              <a:gd name="T2" fmla="*/ 1897 w 1976"/>
                              <a:gd name="T3" fmla="*/ 1069 h 1149"/>
                              <a:gd name="T4" fmla="*/ 1897 w 1976"/>
                              <a:gd name="T5" fmla="*/ 1101 h 1149"/>
                              <a:gd name="T6" fmla="*/ 47 w 1976"/>
                              <a:gd name="T7" fmla="*/ 1101 h 1149"/>
                              <a:gd name="T8" fmla="*/ 47 w 1976"/>
                              <a:gd name="T9" fmla="*/ 78 h 1149"/>
                              <a:gd name="T10" fmla="*/ 78 w 1976"/>
                              <a:gd name="T11" fmla="*/ 78 h 1149"/>
                              <a:gd name="T12" fmla="*/ 74 w 1976"/>
                              <a:gd name="T13" fmla="*/ 70 h 1149"/>
                              <a:gd name="T14" fmla="*/ 39 w 1976"/>
                              <a:gd name="T15" fmla="*/ 0 h 1149"/>
                              <a:gd name="T16" fmla="*/ 0 w 1976"/>
                              <a:gd name="T17" fmla="*/ 78 h 1149"/>
                              <a:gd name="T18" fmla="*/ 31 w 1976"/>
                              <a:gd name="T19" fmla="*/ 78 h 1149"/>
                              <a:gd name="T20" fmla="*/ 31 w 1976"/>
                              <a:gd name="T21" fmla="*/ 1112 h 1149"/>
                              <a:gd name="T22" fmla="*/ 37 w 1976"/>
                              <a:gd name="T23" fmla="*/ 1112 h 1149"/>
                              <a:gd name="T24" fmla="*/ 37 w 1976"/>
                              <a:gd name="T25" fmla="*/ 1117 h 1149"/>
                              <a:gd name="T26" fmla="*/ 1897 w 1976"/>
                              <a:gd name="T27" fmla="*/ 1117 h 1149"/>
                              <a:gd name="T28" fmla="*/ 1897 w 1976"/>
                              <a:gd name="T29" fmla="*/ 1148 h 1149"/>
                              <a:gd name="T30" fmla="*/ 1960 w 1976"/>
                              <a:gd name="T31" fmla="*/ 1117 h 1149"/>
                              <a:gd name="T32" fmla="*/ 1975 w 1976"/>
                              <a:gd name="T33" fmla="*/ 1109 h 1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976" h="1149">
                                <a:moveTo>
                                  <a:pt x="1975" y="1109"/>
                                </a:moveTo>
                                <a:lnTo>
                                  <a:pt x="1897" y="1069"/>
                                </a:lnTo>
                                <a:lnTo>
                                  <a:pt x="1897" y="1101"/>
                                </a:lnTo>
                                <a:lnTo>
                                  <a:pt x="47" y="1101"/>
                                </a:lnTo>
                                <a:lnTo>
                                  <a:pt x="47" y="78"/>
                                </a:lnTo>
                                <a:lnTo>
                                  <a:pt x="78" y="78"/>
                                </a:lnTo>
                                <a:lnTo>
                                  <a:pt x="74" y="70"/>
                                </a:lnTo>
                                <a:lnTo>
                                  <a:pt x="39" y="0"/>
                                </a:lnTo>
                                <a:lnTo>
                                  <a:pt x="0" y="78"/>
                                </a:lnTo>
                                <a:lnTo>
                                  <a:pt x="31" y="78"/>
                                </a:lnTo>
                                <a:lnTo>
                                  <a:pt x="31" y="1112"/>
                                </a:lnTo>
                                <a:lnTo>
                                  <a:pt x="37" y="1112"/>
                                </a:lnTo>
                                <a:lnTo>
                                  <a:pt x="37" y="1117"/>
                                </a:lnTo>
                                <a:lnTo>
                                  <a:pt x="1897" y="1117"/>
                                </a:lnTo>
                                <a:lnTo>
                                  <a:pt x="1897" y="1148"/>
                                </a:lnTo>
                                <a:lnTo>
                                  <a:pt x="1960" y="1117"/>
                                </a:lnTo>
                                <a:lnTo>
                                  <a:pt x="1975" y="1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6"/>
                        <wps:cNvSpPr>
                          <a:spLocks/>
                        </wps:cNvSpPr>
                        <wps:spPr bwMode="auto">
                          <a:xfrm>
                            <a:off x="8422" y="566"/>
                            <a:ext cx="1005" cy="1"/>
                          </a:xfrm>
                          <a:custGeom>
                            <a:avLst/>
                            <a:gdLst>
                              <a:gd name="T0" fmla="*/ 0 w 1005"/>
                              <a:gd name="T1" fmla="*/ 0 h 1"/>
                              <a:gd name="T2" fmla="*/ 1004 w 100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5" h="1">
                                <a:moveTo>
                                  <a:pt x="0" y="0"/>
                                </a:moveTo>
                                <a:lnTo>
                                  <a:pt x="1004" y="0"/>
                                </a:lnTo>
                              </a:path>
                            </a:pathLst>
                          </a:custGeom>
                          <a:noFill/>
                          <a:ln w="26670">
                            <a:solidFill>
                              <a:srgbClr val="4472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7"/>
                        <wps:cNvSpPr>
                          <a:spLocks/>
                        </wps:cNvSpPr>
                        <wps:spPr bwMode="auto">
                          <a:xfrm>
                            <a:off x="9453" y="1192"/>
                            <a:ext cx="706" cy="1"/>
                          </a:xfrm>
                          <a:custGeom>
                            <a:avLst/>
                            <a:gdLst>
                              <a:gd name="T0" fmla="*/ 0 w 706"/>
                              <a:gd name="T1" fmla="*/ 0 h 1"/>
                              <a:gd name="T2" fmla="*/ 705 w 706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06" h="1">
                                <a:moveTo>
                                  <a:pt x="0" y="0"/>
                                </a:moveTo>
                                <a:lnTo>
                                  <a:pt x="705" y="0"/>
                                </a:lnTo>
                              </a:path>
                            </a:pathLst>
                          </a:custGeom>
                          <a:noFill/>
                          <a:ln w="26670">
                            <a:solidFill>
                              <a:srgbClr val="4472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8"/>
                        <wps:cNvSpPr>
                          <a:spLocks/>
                        </wps:cNvSpPr>
                        <wps:spPr bwMode="auto">
                          <a:xfrm>
                            <a:off x="9409" y="566"/>
                            <a:ext cx="66" cy="637"/>
                          </a:xfrm>
                          <a:custGeom>
                            <a:avLst/>
                            <a:gdLst>
                              <a:gd name="T0" fmla="*/ 65 w 66"/>
                              <a:gd name="T1" fmla="*/ 636 h 637"/>
                              <a:gd name="T2" fmla="*/ 0 w 66"/>
                              <a:gd name="T3" fmla="*/ 0 h 6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6" h="637">
                                <a:moveTo>
                                  <a:pt x="65" y="6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6670">
                            <a:solidFill>
                              <a:srgbClr val="4472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2" name="Group 9"/>
                        <wpg:cNvGrpSpPr>
                          <a:grpSpLocks/>
                        </wpg:cNvGrpSpPr>
                        <wpg:grpSpPr bwMode="auto">
                          <a:xfrm>
                            <a:off x="9705" y="837"/>
                            <a:ext cx="464" cy="79"/>
                            <a:chOff x="9705" y="837"/>
                            <a:chExt cx="464" cy="79"/>
                          </a:xfrm>
                        </wpg:grpSpPr>
                        <wps:wsp>
                          <wps:cNvPr id="233" name="Freeform 10"/>
                          <wps:cNvSpPr>
                            <a:spLocks/>
                          </wps:cNvSpPr>
                          <wps:spPr bwMode="auto">
                            <a:xfrm>
                              <a:off x="9705" y="837"/>
                              <a:ext cx="464" cy="79"/>
                            </a:xfrm>
                            <a:custGeom>
                              <a:avLst/>
                              <a:gdLst>
                                <a:gd name="T0" fmla="*/ 78 w 464"/>
                                <a:gd name="T1" fmla="*/ 0 h 79"/>
                                <a:gd name="T2" fmla="*/ 0 w 464"/>
                                <a:gd name="T3" fmla="*/ 39 h 79"/>
                                <a:gd name="T4" fmla="*/ 78 w 464"/>
                                <a:gd name="T5" fmla="*/ 78 h 79"/>
                                <a:gd name="T6" fmla="*/ 78 w 464"/>
                                <a:gd name="T7" fmla="*/ 47 h 79"/>
                                <a:gd name="T8" fmla="*/ 70 w 464"/>
                                <a:gd name="T9" fmla="*/ 47 h 79"/>
                                <a:gd name="T10" fmla="*/ 70 w 464"/>
                                <a:gd name="T11" fmla="*/ 31 h 79"/>
                                <a:gd name="T12" fmla="*/ 78 w 464"/>
                                <a:gd name="T13" fmla="*/ 31 h 79"/>
                                <a:gd name="T14" fmla="*/ 78 w 464"/>
                                <a:gd name="T15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64" h="79">
                                  <a:moveTo>
                                    <a:pt x="78" y="0"/>
                                  </a:moveTo>
                                  <a:lnTo>
                                    <a:pt x="0" y="39"/>
                                  </a:lnTo>
                                  <a:lnTo>
                                    <a:pt x="78" y="78"/>
                                  </a:lnTo>
                                  <a:lnTo>
                                    <a:pt x="78" y="47"/>
                                  </a:lnTo>
                                  <a:lnTo>
                                    <a:pt x="70" y="47"/>
                                  </a:lnTo>
                                  <a:lnTo>
                                    <a:pt x="70" y="31"/>
                                  </a:lnTo>
                                  <a:lnTo>
                                    <a:pt x="78" y="31"/>
                                  </a:lnTo>
                                  <a:lnTo>
                                    <a:pt x="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Freeform 11"/>
                          <wps:cNvSpPr>
                            <a:spLocks/>
                          </wps:cNvSpPr>
                          <wps:spPr bwMode="auto">
                            <a:xfrm>
                              <a:off x="9705" y="837"/>
                              <a:ext cx="464" cy="79"/>
                            </a:xfrm>
                            <a:custGeom>
                              <a:avLst/>
                              <a:gdLst>
                                <a:gd name="T0" fmla="*/ 78 w 464"/>
                                <a:gd name="T1" fmla="*/ 31 h 79"/>
                                <a:gd name="T2" fmla="*/ 70 w 464"/>
                                <a:gd name="T3" fmla="*/ 31 h 79"/>
                                <a:gd name="T4" fmla="*/ 70 w 464"/>
                                <a:gd name="T5" fmla="*/ 47 h 79"/>
                                <a:gd name="T6" fmla="*/ 78 w 464"/>
                                <a:gd name="T7" fmla="*/ 47 h 79"/>
                                <a:gd name="T8" fmla="*/ 78 w 464"/>
                                <a:gd name="T9" fmla="*/ 31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64" h="79">
                                  <a:moveTo>
                                    <a:pt x="78" y="31"/>
                                  </a:moveTo>
                                  <a:lnTo>
                                    <a:pt x="70" y="31"/>
                                  </a:lnTo>
                                  <a:lnTo>
                                    <a:pt x="70" y="47"/>
                                  </a:lnTo>
                                  <a:lnTo>
                                    <a:pt x="78" y="47"/>
                                  </a:lnTo>
                                  <a:lnTo>
                                    <a:pt x="78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Freeform 12"/>
                          <wps:cNvSpPr>
                            <a:spLocks/>
                          </wps:cNvSpPr>
                          <wps:spPr bwMode="auto">
                            <a:xfrm>
                              <a:off x="9705" y="837"/>
                              <a:ext cx="464" cy="79"/>
                            </a:xfrm>
                            <a:custGeom>
                              <a:avLst/>
                              <a:gdLst>
                                <a:gd name="T0" fmla="*/ 78 w 464"/>
                                <a:gd name="T1" fmla="*/ 47 h 79"/>
                                <a:gd name="T2" fmla="*/ 70 w 464"/>
                                <a:gd name="T3" fmla="*/ 47 h 79"/>
                                <a:gd name="T4" fmla="*/ 78 w 464"/>
                                <a:gd name="T5" fmla="*/ 47 h 79"/>
                                <a:gd name="T6" fmla="*/ 78 w 464"/>
                                <a:gd name="T7" fmla="*/ 47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64" h="79">
                                  <a:moveTo>
                                    <a:pt x="78" y="47"/>
                                  </a:moveTo>
                                  <a:lnTo>
                                    <a:pt x="70" y="47"/>
                                  </a:lnTo>
                                  <a:lnTo>
                                    <a:pt x="78" y="47"/>
                                  </a:lnTo>
                                  <a:lnTo>
                                    <a:pt x="78" y="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Freeform 13"/>
                          <wps:cNvSpPr>
                            <a:spLocks/>
                          </wps:cNvSpPr>
                          <wps:spPr bwMode="auto">
                            <a:xfrm>
                              <a:off x="9705" y="837"/>
                              <a:ext cx="464" cy="79"/>
                            </a:xfrm>
                            <a:custGeom>
                              <a:avLst/>
                              <a:gdLst>
                                <a:gd name="T0" fmla="*/ 463 w 464"/>
                                <a:gd name="T1" fmla="*/ 31 h 79"/>
                                <a:gd name="T2" fmla="*/ 78 w 464"/>
                                <a:gd name="T3" fmla="*/ 31 h 79"/>
                                <a:gd name="T4" fmla="*/ 78 w 464"/>
                                <a:gd name="T5" fmla="*/ 47 h 79"/>
                                <a:gd name="T6" fmla="*/ 463 w 464"/>
                                <a:gd name="T7" fmla="*/ 47 h 79"/>
                                <a:gd name="T8" fmla="*/ 463 w 464"/>
                                <a:gd name="T9" fmla="*/ 31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64" h="79">
                                  <a:moveTo>
                                    <a:pt x="463" y="31"/>
                                  </a:moveTo>
                                  <a:lnTo>
                                    <a:pt x="78" y="31"/>
                                  </a:lnTo>
                                  <a:lnTo>
                                    <a:pt x="78" y="47"/>
                                  </a:lnTo>
                                  <a:lnTo>
                                    <a:pt x="463" y="47"/>
                                  </a:lnTo>
                                  <a:lnTo>
                                    <a:pt x="463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7" name="Freeform 14"/>
                        <wps:cNvSpPr>
                          <a:spLocks/>
                        </wps:cNvSpPr>
                        <wps:spPr bwMode="auto">
                          <a:xfrm>
                            <a:off x="10168" y="736"/>
                            <a:ext cx="1" cy="144"/>
                          </a:xfrm>
                          <a:custGeom>
                            <a:avLst/>
                            <a:gdLst>
                              <a:gd name="T0" fmla="*/ 0 w 1"/>
                              <a:gd name="T1" fmla="*/ 143 h 144"/>
                              <a:gd name="T2" fmla="*/ 0 w 1"/>
                              <a:gd name="T3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44">
                                <a:moveTo>
                                  <a:pt x="0" y="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15"/>
                        <wps:cNvSpPr>
                          <a:spLocks/>
                        </wps:cNvSpPr>
                        <wps:spPr bwMode="auto">
                          <a:xfrm>
                            <a:off x="8418" y="565"/>
                            <a:ext cx="1005" cy="1"/>
                          </a:xfrm>
                          <a:custGeom>
                            <a:avLst/>
                            <a:gdLst>
                              <a:gd name="T0" fmla="*/ 0 w 1005"/>
                              <a:gd name="T1" fmla="*/ 0 h 1"/>
                              <a:gd name="T2" fmla="*/ 1004 w 100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5" h="1">
                                <a:moveTo>
                                  <a:pt x="0" y="0"/>
                                </a:moveTo>
                                <a:lnTo>
                                  <a:pt x="1004" y="0"/>
                                </a:lnTo>
                              </a:path>
                            </a:pathLst>
                          </a:custGeom>
                          <a:noFill/>
                          <a:ln w="133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16"/>
                        <wps:cNvSpPr>
                          <a:spLocks/>
                        </wps:cNvSpPr>
                        <wps:spPr bwMode="auto">
                          <a:xfrm>
                            <a:off x="9413" y="564"/>
                            <a:ext cx="730" cy="532"/>
                          </a:xfrm>
                          <a:custGeom>
                            <a:avLst/>
                            <a:gdLst>
                              <a:gd name="T0" fmla="*/ 16 w 730"/>
                              <a:gd name="T1" fmla="*/ 10 h 532"/>
                              <a:gd name="T2" fmla="*/ 33 w 730"/>
                              <a:gd name="T3" fmla="*/ 20 h 532"/>
                              <a:gd name="T4" fmla="*/ 45 w 730"/>
                              <a:gd name="T5" fmla="*/ 26 h 532"/>
                              <a:gd name="T6" fmla="*/ 60 w 730"/>
                              <a:gd name="T7" fmla="*/ 33 h 532"/>
                              <a:gd name="T8" fmla="*/ 84 w 730"/>
                              <a:gd name="T9" fmla="*/ 47 h 532"/>
                              <a:gd name="T10" fmla="*/ 98 w 730"/>
                              <a:gd name="T11" fmla="*/ 60 h 532"/>
                              <a:gd name="T12" fmla="*/ 110 w 730"/>
                              <a:gd name="T13" fmla="*/ 68 h 532"/>
                              <a:gd name="T14" fmla="*/ 117 w 730"/>
                              <a:gd name="T15" fmla="*/ 79 h 532"/>
                              <a:gd name="T16" fmla="*/ 136 w 730"/>
                              <a:gd name="T17" fmla="*/ 96 h 532"/>
                              <a:gd name="T18" fmla="*/ 143 w 730"/>
                              <a:gd name="T19" fmla="*/ 109 h 532"/>
                              <a:gd name="T20" fmla="*/ 154 w 730"/>
                              <a:gd name="T21" fmla="*/ 125 h 532"/>
                              <a:gd name="T22" fmla="*/ 157 w 730"/>
                              <a:gd name="T23" fmla="*/ 137 h 532"/>
                              <a:gd name="T24" fmla="*/ 167 w 730"/>
                              <a:gd name="T25" fmla="*/ 150 h 532"/>
                              <a:gd name="T26" fmla="*/ 173 w 730"/>
                              <a:gd name="T27" fmla="*/ 170 h 532"/>
                              <a:gd name="T28" fmla="*/ 180 w 730"/>
                              <a:gd name="T29" fmla="*/ 185 h 532"/>
                              <a:gd name="T30" fmla="*/ 187 w 730"/>
                              <a:gd name="T31" fmla="*/ 204 h 532"/>
                              <a:gd name="T32" fmla="*/ 191 w 730"/>
                              <a:gd name="T33" fmla="*/ 214 h 532"/>
                              <a:gd name="T34" fmla="*/ 201 w 730"/>
                              <a:gd name="T35" fmla="*/ 237 h 532"/>
                              <a:gd name="T36" fmla="*/ 208 w 730"/>
                              <a:gd name="T37" fmla="*/ 246 h 532"/>
                              <a:gd name="T38" fmla="*/ 212 w 730"/>
                              <a:gd name="T39" fmla="*/ 258 h 532"/>
                              <a:gd name="T40" fmla="*/ 227 w 730"/>
                              <a:gd name="T41" fmla="*/ 281 h 532"/>
                              <a:gd name="T42" fmla="*/ 243 w 730"/>
                              <a:gd name="T43" fmla="*/ 303 h 532"/>
                              <a:gd name="T44" fmla="*/ 250 w 730"/>
                              <a:gd name="T45" fmla="*/ 319 h 532"/>
                              <a:gd name="T46" fmla="*/ 262 w 730"/>
                              <a:gd name="T47" fmla="*/ 333 h 532"/>
                              <a:gd name="T48" fmla="*/ 273 w 730"/>
                              <a:gd name="T49" fmla="*/ 344 h 532"/>
                              <a:gd name="T50" fmla="*/ 281 w 730"/>
                              <a:gd name="T51" fmla="*/ 357 h 532"/>
                              <a:gd name="T52" fmla="*/ 292 w 730"/>
                              <a:gd name="T53" fmla="*/ 365 h 532"/>
                              <a:gd name="T54" fmla="*/ 306 w 730"/>
                              <a:gd name="T55" fmla="*/ 376 h 532"/>
                              <a:gd name="T56" fmla="*/ 318 w 730"/>
                              <a:gd name="T57" fmla="*/ 390 h 532"/>
                              <a:gd name="T58" fmla="*/ 331 w 730"/>
                              <a:gd name="T59" fmla="*/ 408 h 532"/>
                              <a:gd name="T60" fmla="*/ 356 w 730"/>
                              <a:gd name="T61" fmla="*/ 432 h 532"/>
                              <a:gd name="T62" fmla="*/ 368 w 730"/>
                              <a:gd name="T63" fmla="*/ 444 h 532"/>
                              <a:gd name="T64" fmla="*/ 374 w 730"/>
                              <a:gd name="T65" fmla="*/ 444 h 532"/>
                              <a:gd name="T66" fmla="*/ 405 w 730"/>
                              <a:gd name="T67" fmla="*/ 468 h 532"/>
                              <a:gd name="T68" fmla="*/ 441 w 730"/>
                              <a:gd name="T69" fmla="*/ 481 h 532"/>
                              <a:gd name="T70" fmla="*/ 460 w 730"/>
                              <a:gd name="T71" fmla="*/ 487 h 532"/>
                              <a:gd name="T72" fmla="*/ 474 w 730"/>
                              <a:gd name="T73" fmla="*/ 491 h 532"/>
                              <a:gd name="T74" fmla="*/ 492 w 730"/>
                              <a:gd name="T75" fmla="*/ 496 h 532"/>
                              <a:gd name="T76" fmla="*/ 528 w 730"/>
                              <a:gd name="T77" fmla="*/ 503 h 532"/>
                              <a:gd name="T78" fmla="*/ 565 w 730"/>
                              <a:gd name="T79" fmla="*/ 508 h 532"/>
                              <a:gd name="T80" fmla="*/ 584 w 730"/>
                              <a:gd name="T81" fmla="*/ 512 h 532"/>
                              <a:gd name="T82" fmla="*/ 615 w 730"/>
                              <a:gd name="T83" fmla="*/ 520 h 532"/>
                              <a:gd name="T84" fmla="*/ 646 w 730"/>
                              <a:gd name="T85" fmla="*/ 526 h 532"/>
                              <a:gd name="T86" fmla="*/ 693 w 730"/>
                              <a:gd name="T87" fmla="*/ 531 h 5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730" h="532">
                                <a:moveTo>
                                  <a:pt x="0" y="0"/>
                                </a:moveTo>
                                <a:lnTo>
                                  <a:pt x="8" y="4"/>
                                </a:lnTo>
                                <a:lnTo>
                                  <a:pt x="16" y="10"/>
                                </a:lnTo>
                                <a:lnTo>
                                  <a:pt x="26" y="15"/>
                                </a:lnTo>
                                <a:lnTo>
                                  <a:pt x="30" y="17"/>
                                </a:lnTo>
                                <a:lnTo>
                                  <a:pt x="33" y="20"/>
                                </a:lnTo>
                                <a:lnTo>
                                  <a:pt x="37" y="22"/>
                                </a:lnTo>
                                <a:lnTo>
                                  <a:pt x="41" y="24"/>
                                </a:lnTo>
                                <a:lnTo>
                                  <a:pt x="45" y="26"/>
                                </a:lnTo>
                                <a:lnTo>
                                  <a:pt x="49" y="26"/>
                                </a:lnTo>
                                <a:lnTo>
                                  <a:pt x="58" y="33"/>
                                </a:lnTo>
                                <a:lnTo>
                                  <a:pt x="60" y="33"/>
                                </a:lnTo>
                                <a:lnTo>
                                  <a:pt x="63" y="34"/>
                                </a:lnTo>
                                <a:lnTo>
                                  <a:pt x="75" y="41"/>
                                </a:lnTo>
                                <a:lnTo>
                                  <a:pt x="84" y="47"/>
                                </a:lnTo>
                                <a:lnTo>
                                  <a:pt x="87" y="49"/>
                                </a:lnTo>
                                <a:lnTo>
                                  <a:pt x="90" y="53"/>
                                </a:lnTo>
                                <a:lnTo>
                                  <a:pt x="98" y="60"/>
                                </a:lnTo>
                                <a:lnTo>
                                  <a:pt x="102" y="63"/>
                                </a:lnTo>
                                <a:lnTo>
                                  <a:pt x="106" y="65"/>
                                </a:lnTo>
                                <a:lnTo>
                                  <a:pt x="110" y="68"/>
                                </a:lnTo>
                                <a:lnTo>
                                  <a:pt x="124" y="78"/>
                                </a:lnTo>
                                <a:lnTo>
                                  <a:pt x="121" y="79"/>
                                </a:lnTo>
                                <a:lnTo>
                                  <a:pt x="117" y="79"/>
                                </a:lnTo>
                                <a:lnTo>
                                  <a:pt x="129" y="91"/>
                                </a:lnTo>
                                <a:lnTo>
                                  <a:pt x="132" y="94"/>
                                </a:lnTo>
                                <a:lnTo>
                                  <a:pt x="136" y="96"/>
                                </a:lnTo>
                                <a:lnTo>
                                  <a:pt x="140" y="98"/>
                                </a:lnTo>
                                <a:lnTo>
                                  <a:pt x="143" y="110"/>
                                </a:lnTo>
                                <a:lnTo>
                                  <a:pt x="143" y="109"/>
                                </a:lnTo>
                                <a:lnTo>
                                  <a:pt x="145" y="109"/>
                                </a:lnTo>
                                <a:lnTo>
                                  <a:pt x="151" y="121"/>
                                </a:lnTo>
                                <a:lnTo>
                                  <a:pt x="154" y="125"/>
                                </a:lnTo>
                                <a:lnTo>
                                  <a:pt x="153" y="129"/>
                                </a:lnTo>
                                <a:lnTo>
                                  <a:pt x="155" y="132"/>
                                </a:lnTo>
                                <a:lnTo>
                                  <a:pt x="157" y="137"/>
                                </a:lnTo>
                                <a:lnTo>
                                  <a:pt x="161" y="140"/>
                                </a:lnTo>
                                <a:lnTo>
                                  <a:pt x="163" y="144"/>
                                </a:lnTo>
                                <a:lnTo>
                                  <a:pt x="167" y="150"/>
                                </a:lnTo>
                                <a:lnTo>
                                  <a:pt x="166" y="158"/>
                                </a:lnTo>
                                <a:lnTo>
                                  <a:pt x="170" y="167"/>
                                </a:lnTo>
                                <a:lnTo>
                                  <a:pt x="173" y="170"/>
                                </a:lnTo>
                                <a:lnTo>
                                  <a:pt x="176" y="173"/>
                                </a:lnTo>
                                <a:lnTo>
                                  <a:pt x="178" y="178"/>
                                </a:lnTo>
                                <a:lnTo>
                                  <a:pt x="180" y="185"/>
                                </a:lnTo>
                                <a:lnTo>
                                  <a:pt x="183" y="192"/>
                                </a:lnTo>
                                <a:lnTo>
                                  <a:pt x="186" y="201"/>
                                </a:lnTo>
                                <a:lnTo>
                                  <a:pt x="187" y="204"/>
                                </a:lnTo>
                                <a:lnTo>
                                  <a:pt x="187" y="209"/>
                                </a:lnTo>
                                <a:lnTo>
                                  <a:pt x="189" y="212"/>
                                </a:lnTo>
                                <a:lnTo>
                                  <a:pt x="191" y="214"/>
                                </a:lnTo>
                                <a:lnTo>
                                  <a:pt x="195" y="220"/>
                                </a:lnTo>
                                <a:lnTo>
                                  <a:pt x="197" y="224"/>
                                </a:lnTo>
                                <a:lnTo>
                                  <a:pt x="201" y="237"/>
                                </a:lnTo>
                                <a:lnTo>
                                  <a:pt x="201" y="236"/>
                                </a:lnTo>
                                <a:lnTo>
                                  <a:pt x="202" y="235"/>
                                </a:lnTo>
                                <a:lnTo>
                                  <a:pt x="208" y="246"/>
                                </a:lnTo>
                                <a:lnTo>
                                  <a:pt x="210" y="250"/>
                                </a:lnTo>
                                <a:lnTo>
                                  <a:pt x="210" y="254"/>
                                </a:lnTo>
                                <a:lnTo>
                                  <a:pt x="212" y="258"/>
                                </a:lnTo>
                                <a:lnTo>
                                  <a:pt x="217" y="266"/>
                                </a:lnTo>
                                <a:lnTo>
                                  <a:pt x="222" y="273"/>
                                </a:lnTo>
                                <a:lnTo>
                                  <a:pt x="227" y="281"/>
                                </a:lnTo>
                                <a:lnTo>
                                  <a:pt x="234" y="286"/>
                                </a:lnTo>
                                <a:lnTo>
                                  <a:pt x="237" y="295"/>
                                </a:lnTo>
                                <a:lnTo>
                                  <a:pt x="243" y="303"/>
                                </a:lnTo>
                                <a:lnTo>
                                  <a:pt x="246" y="314"/>
                                </a:lnTo>
                                <a:lnTo>
                                  <a:pt x="247" y="317"/>
                                </a:lnTo>
                                <a:lnTo>
                                  <a:pt x="250" y="319"/>
                                </a:lnTo>
                                <a:lnTo>
                                  <a:pt x="258" y="326"/>
                                </a:lnTo>
                                <a:lnTo>
                                  <a:pt x="261" y="330"/>
                                </a:lnTo>
                                <a:lnTo>
                                  <a:pt x="262" y="333"/>
                                </a:lnTo>
                                <a:lnTo>
                                  <a:pt x="265" y="337"/>
                                </a:lnTo>
                                <a:lnTo>
                                  <a:pt x="269" y="342"/>
                                </a:lnTo>
                                <a:lnTo>
                                  <a:pt x="273" y="344"/>
                                </a:lnTo>
                                <a:lnTo>
                                  <a:pt x="277" y="349"/>
                                </a:lnTo>
                                <a:lnTo>
                                  <a:pt x="280" y="352"/>
                                </a:lnTo>
                                <a:lnTo>
                                  <a:pt x="281" y="357"/>
                                </a:lnTo>
                                <a:lnTo>
                                  <a:pt x="284" y="360"/>
                                </a:lnTo>
                                <a:lnTo>
                                  <a:pt x="287" y="364"/>
                                </a:lnTo>
                                <a:lnTo>
                                  <a:pt x="292" y="365"/>
                                </a:lnTo>
                                <a:lnTo>
                                  <a:pt x="296" y="368"/>
                                </a:lnTo>
                                <a:lnTo>
                                  <a:pt x="306" y="378"/>
                                </a:lnTo>
                                <a:lnTo>
                                  <a:pt x="306" y="376"/>
                                </a:lnTo>
                                <a:lnTo>
                                  <a:pt x="306" y="375"/>
                                </a:lnTo>
                                <a:lnTo>
                                  <a:pt x="315" y="387"/>
                                </a:lnTo>
                                <a:lnTo>
                                  <a:pt x="318" y="390"/>
                                </a:lnTo>
                                <a:lnTo>
                                  <a:pt x="320" y="394"/>
                                </a:lnTo>
                                <a:lnTo>
                                  <a:pt x="322" y="398"/>
                                </a:lnTo>
                                <a:lnTo>
                                  <a:pt x="331" y="408"/>
                                </a:lnTo>
                                <a:lnTo>
                                  <a:pt x="339" y="415"/>
                                </a:lnTo>
                                <a:lnTo>
                                  <a:pt x="348" y="422"/>
                                </a:lnTo>
                                <a:lnTo>
                                  <a:pt x="356" y="432"/>
                                </a:lnTo>
                                <a:lnTo>
                                  <a:pt x="361" y="436"/>
                                </a:lnTo>
                                <a:lnTo>
                                  <a:pt x="363" y="441"/>
                                </a:lnTo>
                                <a:lnTo>
                                  <a:pt x="368" y="444"/>
                                </a:lnTo>
                                <a:lnTo>
                                  <a:pt x="389" y="456"/>
                                </a:lnTo>
                                <a:lnTo>
                                  <a:pt x="382" y="450"/>
                                </a:lnTo>
                                <a:lnTo>
                                  <a:pt x="374" y="444"/>
                                </a:lnTo>
                                <a:lnTo>
                                  <a:pt x="391" y="455"/>
                                </a:lnTo>
                                <a:lnTo>
                                  <a:pt x="399" y="460"/>
                                </a:lnTo>
                                <a:lnTo>
                                  <a:pt x="405" y="468"/>
                                </a:lnTo>
                                <a:lnTo>
                                  <a:pt x="413" y="470"/>
                                </a:lnTo>
                                <a:lnTo>
                                  <a:pt x="427" y="476"/>
                                </a:lnTo>
                                <a:lnTo>
                                  <a:pt x="441" y="481"/>
                                </a:lnTo>
                                <a:lnTo>
                                  <a:pt x="452" y="485"/>
                                </a:lnTo>
                                <a:lnTo>
                                  <a:pt x="459" y="486"/>
                                </a:lnTo>
                                <a:lnTo>
                                  <a:pt x="460" y="487"/>
                                </a:lnTo>
                                <a:lnTo>
                                  <a:pt x="465" y="488"/>
                                </a:lnTo>
                                <a:lnTo>
                                  <a:pt x="470" y="489"/>
                                </a:lnTo>
                                <a:lnTo>
                                  <a:pt x="474" y="491"/>
                                </a:lnTo>
                                <a:lnTo>
                                  <a:pt x="478" y="492"/>
                                </a:lnTo>
                                <a:lnTo>
                                  <a:pt x="482" y="493"/>
                                </a:lnTo>
                                <a:lnTo>
                                  <a:pt x="492" y="496"/>
                                </a:lnTo>
                                <a:lnTo>
                                  <a:pt x="502" y="499"/>
                                </a:lnTo>
                                <a:lnTo>
                                  <a:pt x="512" y="501"/>
                                </a:lnTo>
                                <a:lnTo>
                                  <a:pt x="528" y="503"/>
                                </a:lnTo>
                                <a:lnTo>
                                  <a:pt x="540" y="504"/>
                                </a:lnTo>
                                <a:lnTo>
                                  <a:pt x="551" y="506"/>
                                </a:lnTo>
                                <a:lnTo>
                                  <a:pt x="565" y="508"/>
                                </a:lnTo>
                                <a:lnTo>
                                  <a:pt x="571" y="509"/>
                                </a:lnTo>
                                <a:lnTo>
                                  <a:pt x="579" y="510"/>
                                </a:lnTo>
                                <a:lnTo>
                                  <a:pt x="584" y="512"/>
                                </a:lnTo>
                                <a:lnTo>
                                  <a:pt x="595" y="516"/>
                                </a:lnTo>
                                <a:lnTo>
                                  <a:pt x="606" y="518"/>
                                </a:lnTo>
                                <a:lnTo>
                                  <a:pt x="615" y="520"/>
                                </a:lnTo>
                                <a:lnTo>
                                  <a:pt x="624" y="522"/>
                                </a:lnTo>
                                <a:lnTo>
                                  <a:pt x="635" y="524"/>
                                </a:lnTo>
                                <a:lnTo>
                                  <a:pt x="646" y="526"/>
                                </a:lnTo>
                                <a:lnTo>
                                  <a:pt x="656" y="527"/>
                                </a:lnTo>
                                <a:lnTo>
                                  <a:pt x="679" y="530"/>
                                </a:lnTo>
                                <a:lnTo>
                                  <a:pt x="693" y="531"/>
                                </a:lnTo>
                                <a:lnTo>
                                  <a:pt x="707" y="531"/>
                                </a:lnTo>
                                <a:lnTo>
                                  <a:pt x="729" y="531"/>
                                </a:lnTo>
                              </a:path>
                            </a:pathLst>
                          </a:custGeom>
                          <a:noFill/>
                          <a:ln w="133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17"/>
                        <wps:cNvSpPr>
                          <a:spLocks/>
                        </wps:cNvSpPr>
                        <wps:spPr bwMode="auto">
                          <a:xfrm>
                            <a:off x="9424" y="245"/>
                            <a:ext cx="1" cy="957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57"/>
                              <a:gd name="T2" fmla="*/ 0 w 1"/>
                              <a:gd name="T3" fmla="*/ 956 h 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57">
                                <a:moveTo>
                                  <a:pt x="0" y="0"/>
                                </a:moveTo>
                                <a:lnTo>
                                  <a:pt x="0" y="956"/>
                                </a:lnTo>
                              </a:path>
                            </a:pathLst>
                          </a:custGeom>
                          <a:noFill/>
                          <a:ln w="14446">
                            <a:solidFill>
                              <a:srgbClr val="C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18"/>
                        <wps:cNvSpPr>
                          <a:spLocks/>
                        </wps:cNvSpPr>
                        <wps:spPr bwMode="auto">
                          <a:xfrm>
                            <a:off x="8905" y="973"/>
                            <a:ext cx="1" cy="144"/>
                          </a:xfrm>
                          <a:custGeom>
                            <a:avLst/>
                            <a:gdLst>
                              <a:gd name="T0" fmla="*/ 0 w 1"/>
                              <a:gd name="T1" fmla="*/ 143 h 144"/>
                              <a:gd name="T2" fmla="*/ 0 w 1"/>
                              <a:gd name="T3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44">
                                <a:moveTo>
                                  <a:pt x="0" y="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0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2" name="Group 19"/>
                        <wpg:cNvGrpSpPr>
                          <a:grpSpLocks/>
                        </wpg:cNvGrpSpPr>
                        <wpg:grpSpPr bwMode="auto">
                          <a:xfrm>
                            <a:off x="8905" y="1075"/>
                            <a:ext cx="551" cy="79"/>
                            <a:chOff x="8905" y="1075"/>
                            <a:chExt cx="551" cy="79"/>
                          </a:xfrm>
                        </wpg:grpSpPr>
                        <wps:wsp>
                          <wps:cNvPr id="243" name="Freeform 20"/>
                          <wps:cNvSpPr>
                            <a:spLocks/>
                          </wps:cNvSpPr>
                          <wps:spPr bwMode="auto">
                            <a:xfrm>
                              <a:off x="8905" y="1075"/>
                              <a:ext cx="551" cy="79"/>
                            </a:xfrm>
                            <a:custGeom>
                              <a:avLst/>
                              <a:gdLst>
                                <a:gd name="T0" fmla="*/ 534 w 551"/>
                                <a:gd name="T1" fmla="*/ 31 h 79"/>
                                <a:gd name="T2" fmla="*/ 479 w 551"/>
                                <a:gd name="T3" fmla="*/ 31 h 79"/>
                                <a:gd name="T4" fmla="*/ 479 w 551"/>
                                <a:gd name="T5" fmla="*/ 47 h 79"/>
                                <a:gd name="T6" fmla="*/ 471 w 551"/>
                                <a:gd name="T7" fmla="*/ 47 h 79"/>
                                <a:gd name="T8" fmla="*/ 471 w 551"/>
                                <a:gd name="T9" fmla="*/ 78 h 79"/>
                                <a:gd name="T10" fmla="*/ 550 w 551"/>
                                <a:gd name="T11" fmla="*/ 39 h 79"/>
                                <a:gd name="T12" fmla="*/ 534 w 551"/>
                                <a:gd name="T13" fmla="*/ 31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51" h="79">
                                  <a:moveTo>
                                    <a:pt x="534" y="31"/>
                                  </a:moveTo>
                                  <a:lnTo>
                                    <a:pt x="479" y="31"/>
                                  </a:lnTo>
                                  <a:lnTo>
                                    <a:pt x="479" y="47"/>
                                  </a:lnTo>
                                  <a:lnTo>
                                    <a:pt x="471" y="47"/>
                                  </a:lnTo>
                                  <a:lnTo>
                                    <a:pt x="471" y="78"/>
                                  </a:lnTo>
                                  <a:lnTo>
                                    <a:pt x="550" y="39"/>
                                  </a:lnTo>
                                  <a:lnTo>
                                    <a:pt x="534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Freeform 21"/>
                          <wps:cNvSpPr>
                            <a:spLocks/>
                          </wps:cNvSpPr>
                          <wps:spPr bwMode="auto">
                            <a:xfrm>
                              <a:off x="8905" y="1075"/>
                              <a:ext cx="551" cy="79"/>
                            </a:xfrm>
                            <a:custGeom>
                              <a:avLst/>
                              <a:gdLst>
                                <a:gd name="T0" fmla="*/ 471 w 551"/>
                                <a:gd name="T1" fmla="*/ 31 h 79"/>
                                <a:gd name="T2" fmla="*/ 0 w 551"/>
                                <a:gd name="T3" fmla="*/ 31 h 79"/>
                                <a:gd name="T4" fmla="*/ 0 w 551"/>
                                <a:gd name="T5" fmla="*/ 47 h 79"/>
                                <a:gd name="T6" fmla="*/ 471 w 551"/>
                                <a:gd name="T7" fmla="*/ 47 h 79"/>
                                <a:gd name="T8" fmla="*/ 471 w 551"/>
                                <a:gd name="T9" fmla="*/ 31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51" h="79">
                                  <a:moveTo>
                                    <a:pt x="471" y="31"/>
                                  </a:moveTo>
                                  <a:lnTo>
                                    <a:pt x="0" y="31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71" y="47"/>
                                  </a:lnTo>
                                  <a:lnTo>
                                    <a:pt x="471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Freeform 22"/>
                          <wps:cNvSpPr>
                            <a:spLocks/>
                          </wps:cNvSpPr>
                          <wps:spPr bwMode="auto">
                            <a:xfrm>
                              <a:off x="8905" y="1075"/>
                              <a:ext cx="551" cy="79"/>
                            </a:xfrm>
                            <a:custGeom>
                              <a:avLst/>
                              <a:gdLst>
                                <a:gd name="T0" fmla="*/ 479 w 551"/>
                                <a:gd name="T1" fmla="*/ 31 h 79"/>
                                <a:gd name="T2" fmla="*/ 471 w 551"/>
                                <a:gd name="T3" fmla="*/ 31 h 79"/>
                                <a:gd name="T4" fmla="*/ 471 w 551"/>
                                <a:gd name="T5" fmla="*/ 47 h 79"/>
                                <a:gd name="T6" fmla="*/ 479 w 551"/>
                                <a:gd name="T7" fmla="*/ 47 h 79"/>
                                <a:gd name="T8" fmla="*/ 479 w 551"/>
                                <a:gd name="T9" fmla="*/ 31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51" h="79">
                                  <a:moveTo>
                                    <a:pt x="479" y="31"/>
                                  </a:moveTo>
                                  <a:lnTo>
                                    <a:pt x="471" y="31"/>
                                  </a:lnTo>
                                  <a:lnTo>
                                    <a:pt x="471" y="47"/>
                                  </a:lnTo>
                                  <a:lnTo>
                                    <a:pt x="479" y="47"/>
                                  </a:lnTo>
                                  <a:lnTo>
                                    <a:pt x="479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Freeform 23"/>
                          <wps:cNvSpPr>
                            <a:spLocks/>
                          </wps:cNvSpPr>
                          <wps:spPr bwMode="auto">
                            <a:xfrm>
                              <a:off x="8905" y="1075"/>
                              <a:ext cx="551" cy="79"/>
                            </a:xfrm>
                            <a:custGeom>
                              <a:avLst/>
                              <a:gdLst>
                                <a:gd name="T0" fmla="*/ 471 w 551"/>
                                <a:gd name="T1" fmla="*/ 0 h 79"/>
                                <a:gd name="T2" fmla="*/ 471 w 551"/>
                                <a:gd name="T3" fmla="*/ 31 h 79"/>
                                <a:gd name="T4" fmla="*/ 534 w 551"/>
                                <a:gd name="T5" fmla="*/ 31 h 79"/>
                                <a:gd name="T6" fmla="*/ 471 w 551"/>
                                <a:gd name="T7" fmla="*/ 0 h 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51" h="79">
                                  <a:moveTo>
                                    <a:pt x="471" y="0"/>
                                  </a:moveTo>
                                  <a:lnTo>
                                    <a:pt x="471" y="31"/>
                                  </a:lnTo>
                                  <a:lnTo>
                                    <a:pt x="534" y="31"/>
                                  </a:lnTo>
                                  <a:lnTo>
                                    <a:pt x="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7" name="Text Box 24"/>
                        <wps:cNvSpPr txBox="1">
                          <a:spLocks/>
                        </wps:cNvSpPr>
                        <wps:spPr bwMode="auto">
                          <a:xfrm>
                            <a:off x="8383" y="64"/>
                            <a:ext cx="2286" cy="1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F3E8B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56" w:lineRule="exact"/>
                                <w:ind w:left="754" w:right="938"/>
                                <w:jc w:val="center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  <w:t>Deadline</w:t>
                              </w:r>
                            </w:p>
                            <w:p w14:paraId="420F2666" w14:textId="77777777" w:rsidR="00F85719" w:rsidRDefault="00F85719">
                              <w:pPr>
                                <w:pStyle w:val="BodyText"/>
                                <w:kinsoku w:val="0"/>
                                <w:overflowPunct w:val="0"/>
                                <w:spacing w:before="5"/>
                                <w:ind w:left="0"/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A40F0F8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before="1" w:line="187" w:lineRule="auto"/>
                                <w:ind w:left="1504" w:right="-5" w:hanging="269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14"/>
                                  <w:szCs w:val="14"/>
                                </w:rPr>
                                <w:t>General-purpose</w:t>
                              </w:r>
                              <w:r>
                                <w:rPr>
                                  <w:rFonts w:ascii="Arial" w:hAnsi="Arial" w:cs="Arial"/>
                                  <w:spacing w:val="-36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  <w:t>systems</w:t>
                              </w:r>
                            </w:p>
                            <w:p w14:paraId="086932BD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87" w:lineRule="auto"/>
                                <w:ind w:left="239" w:right="1443" w:hanging="53"/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14"/>
                                  <w:szCs w:val="14"/>
                                </w:rPr>
                                <w:t>Real-Time</w:t>
                              </w:r>
                              <w:r>
                                <w:rPr>
                                  <w:rFonts w:ascii="Arial" w:hAnsi="Arial" w:cs="Arial"/>
                                  <w:spacing w:val="-36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4"/>
                                  <w:szCs w:val="14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70BA85" id="Group 4" o:spid="_x0000_s1026" style="position:absolute;left:0;text-align:left;margin-left:419.1pt;margin-top:3.2pt;width:114.3pt;height:58.45pt;z-index:251649024;mso-position-horizontal-relative:page" coordorigin="8382,64" coordsize="2286,11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" o:allowincell="f">
                <v:shape id="Freeform 5" o:spid="_x0000_s1027" style="position:absolute;left:8382;top:84;width:1976;height:1149;visibility:visible;mso-wrap-style:square;v-text-anchor:top" coordsize="1976,1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" path="m1975,1109r-78,-40l1897,1101r-1850,l47,78r31,l74,70,39,,,78r31,l31,1112r6,l37,1117r1860,l1897,1148r63,-31l1975,1109xe" fillcolor="black" stroked="f">
                  <v:path arrowok="t" o:connecttype="custom" o:connectlocs="1975,1109;1897,1069;1897,1101;47,1101;47,78;78,78;74,70;39,0;0,78;31,78;31,1112;37,1112;37,1117;1897,1117;1897,1148;1960,1117;1975,1109" o:connectangles="0,0,0,0,0,0,0,0,0,0,0,0,0,0,0,0,0"/>
                </v:shape>
                <v:shape id="Freeform 6" o:spid="_x0000_s1028" style="position:absolute;left:8422;top:566;width:1005;height:1;visibility:visible;mso-wrap-style:square;v-text-anchor:top" coordsize="100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" path="m,l1004,e" filled="f" strokecolor="#4472c4" strokeweight="2.1pt">
                  <v:path arrowok="t" o:connecttype="custom" o:connectlocs="0,0;1004,0" o:connectangles="0,0"/>
                </v:shape>
                <v:shape id="Freeform 7" o:spid="_x0000_s1029" style="position:absolute;left:9453;top:1192;width:706;height:1;visibility:visible;mso-wrap-style:square;v-text-anchor:top" coordsize="706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" path="m,l705,e" filled="f" strokecolor="#4472c4" strokeweight="2.1pt">
                  <v:path arrowok="t" o:connecttype="custom" o:connectlocs="0,0;705,0" o:connectangles="0,0"/>
                </v:shape>
                <v:shape id="Freeform 8" o:spid="_x0000_s1030" style="position:absolute;left:9409;top:566;width:66;height:637;visibility:visible;mso-wrap-style:square;v-text-anchor:top" coordsize="66,6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" path="m65,636l,e" filled="f" strokecolor="#4472c4" strokeweight="2.1pt">
                  <v:path arrowok="t" o:connecttype="custom" o:connectlocs="65,636;0,0" o:connectangles="0,0"/>
                </v:shape>
                <v:group id="Group 9" o:spid="_x0000_s1031" style="position:absolute;left:9705;top:837;width:464;height:79" coordorigin="9705,837" coordsize="464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">
                  <v:shape id="Freeform 10" o:spid="_x0000_s1032" style="position:absolute;left:9705;top:837;width:464;height:79;visibility:visible;mso-wrap-style:square;v-text-anchor:top" coordsize="464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" path="m78,l,39,78,78r,-31l70,47r,-16l78,31,78,xe" fillcolor="black" stroked="f">
                    <v:path arrowok="t" o:connecttype="custom" o:connectlocs="78,0;0,39;78,78;78,47;70,47;70,31;78,31;78,0" o:connectangles="0,0,0,0,0,0,0,0"/>
                  </v:shape>
                  <v:shape id="Freeform 11" o:spid="_x0000_s1033" style="position:absolute;left:9705;top:837;width:464;height:79;visibility:visible;mso-wrap-style:square;v-text-anchor:top" coordsize="464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" path="m78,31r-8,l70,47r8,l78,31xe" fillcolor="black" stroked="f">
                    <v:path arrowok="t" o:connecttype="custom" o:connectlocs="78,31;70,31;70,47;78,47;78,31" o:connectangles="0,0,0,0,0"/>
                  </v:shape>
                  <v:shape id="Freeform 12" o:spid="_x0000_s1034" style="position:absolute;left:9705;top:837;width:464;height:79;visibility:visible;mso-wrap-style:square;v-text-anchor:top" coordsize="464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" path="m78,47r-8,l78,47r,xe" fillcolor="black" stroked="f">
                    <v:path arrowok="t" o:connecttype="custom" o:connectlocs="78,47;70,47;78,47;78,47" o:connectangles="0,0,0,0"/>
                  </v:shape>
                  <v:shape id="Freeform 13" o:spid="_x0000_s1035" style="position:absolute;left:9705;top:837;width:464;height:79;visibility:visible;mso-wrap-style:square;v-text-anchor:top" coordsize="464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" path="m463,31l78,31r,16l463,47r,-16xe" fillcolor="black" stroked="f">
                    <v:path arrowok="t" o:connecttype="custom" o:connectlocs="463,31;78,31;78,47;463,47;463,31" o:connectangles="0,0,0,0,0"/>
                  </v:shape>
                </v:group>
                <v:shape id="Freeform 14" o:spid="_x0000_s1036" style="position:absolute;left:10168;top:736;width:1;height:144;visibility:visible;mso-wrap-style:square;v-text-anchor:top" coordsize="1,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" path="m,143l,e" filled="f" strokeweight=".27781mm">
                  <v:path arrowok="t" o:connecttype="custom" o:connectlocs="0,143;0,0" o:connectangles="0,0"/>
                </v:shape>
                <v:shape id="Freeform 15" o:spid="_x0000_s1037" style="position:absolute;left:8418;top:565;width:1005;height:1;visibility:visible;mso-wrap-style:square;v-text-anchor:top" coordsize="100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" path="m,l1004,e" filled="f" strokeweight="1.05pt">
                  <v:path arrowok="t" o:connecttype="custom" o:connectlocs="0,0;1004,0" o:connectangles="0,0"/>
                </v:shape>
                <v:shape id="Freeform 16" o:spid="_x0000_s1038" style="position:absolute;left:9413;top:564;width:730;height:532;visibility:visible;mso-wrap-style:square;v-text-anchor:top" coordsize="730,5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" path="m,l8,4r8,6l26,15r4,2l33,20r4,2l41,24r4,2l49,26r9,7l60,33r3,1l75,41r9,6l87,49r3,4l98,60r4,3l106,65r4,3l124,78r-3,1l117,79r12,12l132,94r4,2l140,98r3,12l143,109r2,l151,121r3,4l153,129r2,3l157,137r4,3l163,144r4,6l166,158r4,9l173,170r3,3l178,178r2,7l183,192r3,9l187,204r,5l189,212r2,2l195,220r2,4l201,237r,-1l202,235r6,11l210,250r,4l212,258r5,8l222,273r5,8l234,286r3,9l243,303r3,11l247,317r3,2l258,326r3,4l262,333r3,4l269,342r4,2l277,349r3,3l281,357r3,3l287,364r5,1l296,368r10,10l306,376r,-1l315,387r3,3l320,394r2,4l331,408r8,7l348,422r8,10l361,436r2,5l368,444r21,12l382,450r-8,-6l391,455r8,5l405,468r8,2l427,476r14,5l452,485r7,1l460,487r5,1l470,489r4,2l478,492r4,1l492,496r10,3l512,501r16,2l540,504r11,2l565,508r6,1l579,510r5,2l595,516r11,2l615,520r9,2l635,524r11,2l656,527r23,3l693,531r14,l729,531e" filled="f" strokeweight="1.05pt">
                  <v:path arrowok="t" o:connecttype="custom" o:connectlocs="16,10;33,20;45,26;60,33;84,47;98,60;110,68;117,79;136,96;143,109;154,125;157,137;167,150;173,170;180,185;187,204;191,214;201,237;208,246;212,258;227,281;243,303;250,319;262,333;273,344;281,357;292,365;306,376;318,390;331,408;356,432;368,444;374,444;405,468;441,481;460,487;474,491;492,496;528,503;565,508;584,512;615,520;646,526;693,531" o:connectangles="0,0,0,0,0,0,0,0,0,0,0,0,0,0,0,0,0,0,0,0,0,0,0,0,0,0,0,0,0,0,0,0,0,0,0,0,0,0,0,0,0,0,0,0"/>
                </v:shape>
                <v:shape id="Freeform 17" o:spid="_x0000_s1039" style="position:absolute;left:9424;top:245;width:1;height:957;visibility:visible;mso-wrap-style:square;v-text-anchor:top" coordsize="1,9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" path="m,l,956e" filled="f" strokecolor="#c00000" strokeweight=".40128mm">
                  <v:path arrowok="t" o:connecttype="custom" o:connectlocs="0,0;0,956" o:connectangles="0,0"/>
                </v:shape>
                <v:shape id="Freeform 18" o:spid="_x0000_s1040" style="position:absolute;left:8905;top:973;width:1;height:144;visibility:visible;mso-wrap-style:square;v-text-anchor:top" coordsize="1,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" path="m,143l,e" filled="f" strokeweight=".27781mm">
                  <v:path arrowok="t" o:connecttype="custom" o:connectlocs="0,143;0,0" o:connectangles="0,0"/>
                </v:shape>
                <v:group id="Group 19" o:spid="_x0000_s1041" style="position:absolute;left:8905;top:1075;width:551;height:79" coordorigin="8905,1075" coordsize="551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">
                  <v:shape id="Freeform 20" o:spid="_x0000_s1042" style="position:absolute;left:8905;top:1075;width:551;height:79;visibility:visible;mso-wrap-style:square;v-text-anchor:top" coordsize="551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" path="m534,31r-55,l479,47r-8,l471,78,550,39,534,31xe" fillcolor="black" stroked="f">
                    <v:path arrowok="t" o:connecttype="custom" o:connectlocs="534,31;479,31;479,47;471,47;471,78;550,39;534,31" o:connectangles="0,0,0,0,0,0,0"/>
                  </v:shape>
                  <v:shape id="Freeform 21" o:spid="_x0000_s1043" style="position:absolute;left:8905;top:1075;width:551;height:79;visibility:visible;mso-wrap-style:square;v-text-anchor:top" coordsize="551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" path="m471,31l,31,,47r471,l471,31xe" fillcolor="black" stroked="f">
                    <v:path arrowok="t" o:connecttype="custom" o:connectlocs="471,31;0,31;0,47;471,47;471,31" o:connectangles="0,0,0,0,0"/>
                  </v:shape>
                  <v:shape id="Freeform 22" o:spid="_x0000_s1044" style="position:absolute;left:8905;top:1075;width:551;height:79;visibility:visible;mso-wrap-style:square;v-text-anchor:top" coordsize="551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" path="m479,31r-8,l471,47r8,l479,31xe" fillcolor="black" stroked="f">
                    <v:path arrowok="t" o:connecttype="custom" o:connectlocs="479,31;471,31;471,47;479,47;479,31" o:connectangles="0,0,0,0,0"/>
                  </v:shape>
                  <v:shape id="Freeform 23" o:spid="_x0000_s1045" style="position:absolute;left:8905;top:1075;width:551;height:79;visibility:visible;mso-wrap-style:square;v-text-anchor:top" coordsize="551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" path="m471,r,31l534,31,471,xe" fillcolor="black" stroked="f">
                    <v:path arrowok="t" o:connecttype="custom" o:connectlocs="471,0;471,31;534,31;471,0" o:connectangles="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46" type="#_x0000_t202" style="position:absolute;left:8383;top:64;width:2286;height:11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13FF3E8B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56" w:lineRule="exact"/>
                          <w:ind w:left="754" w:right="938"/>
                          <w:jc w:val="center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Deadline</w:t>
                        </w:r>
                      </w:p>
                      <w:p w14:paraId="420F2666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5"/>
                          <w:ind w:left="0"/>
                          <w:rPr>
                            <w:rFonts w:ascii="Arial" w:hAnsi="Arial" w:cs="Arial"/>
                          </w:rPr>
                        </w:pPr>
                      </w:p>
                      <w:p w14:paraId="5A40F0F8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1" w:line="187" w:lineRule="auto"/>
                          <w:ind w:left="1504" w:right="-5" w:hanging="269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14"/>
                            <w:szCs w:val="14"/>
                          </w:rPr>
                          <w:t>General-purpose</w:t>
                        </w:r>
                        <w:r>
                          <w:rPr>
                            <w:rFonts w:ascii="Arial" w:hAnsi="Arial" w:cs="Arial"/>
                            <w:spacing w:val="-36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systems</w:t>
                        </w:r>
                      </w:p>
                      <w:p w14:paraId="086932BD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87" w:lineRule="auto"/>
                          <w:ind w:left="239" w:right="1443" w:hanging="53"/>
                          <w:rPr>
                            <w:rFonts w:ascii="Arial" w:hAnsi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14"/>
                            <w:szCs w:val="14"/>
                          </w:rPr>
                          <w:t>Real-Time</w:t>
                        </w:r>
                        <w:r>
                          <w:rPr>
                            <w:rFonts w:ascii="Arial" w:hAnsi="Arial" w:cs="Arial"/>
                            <w:spacing w:val="-36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>Systems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4675334A" wp14:editId="193D84D6">
                <wp:simplePos x="0" y="0"/>
                <wp:positionH relativeFrom="page">
                  <wp:posOffset>5167630</wp:posOffset>
                </wp:positionH>
                <wp:positionV relativeFrom="paragraph">
                  <wp:posOffset>176530</wp:posOffset>
                </wp:positionV>
                <wp:extent cx="125095" cy="466090"/>
                <wp:effectExtent l="0" t="0" r="0" b="0"/>
                <wp:wrapNone/>
                <wp:docPr id="22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095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02847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before="15"/>
                              <w:ind w:left="2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Usefulness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5334A" id="Text Box 25" o:spid="_x0000_s1047" type="#_x0000_t202" style="position:absolute;left:0;text-align:left;margin-left:406.9pt;margin-top:13.9pt;width:9.85pt;height:36.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" o:allowincell="f" filled="f" stroked="f">
                <v:path arrowok="t"/>
                <v:textbox style="layout-flow:vertical;mso-layout-flow-alt:bottom-to-top" inset="0,0,0,0">
                  <w:txbxContent>
                    <w:p w14:paraId="21B02847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before="15"/>
                        <w:ind w:left="2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Usefulness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51A0">
        <w:rPr>
          <w:w w:val="110"/>
        </w:rPr>
        <w:t>If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real-time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applications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failed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to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comply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with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their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timing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requirements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(deadlines),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usefulness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of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results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produced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by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system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drops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sharply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(see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Figure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1).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From</w:t>
      </w:r>
      <w:r w:rsidR="00D251A0">
        <w:rPr>
          <w:spacing w:val="1"/>
          <w:w w:val="110"/>
        </w:rPr>
        <w:t xml:space="preserve"> </w:t>
      </w:r>
      <w:proofErr w:type="gramStart"/>
      <w:r w:rsidR="00D251A0">
        <w:rPr>
          <w:w w:val="110"/>
        </w:rPr>
        <w:t>the  earlier</w:t>
      </w:r>
      <w:proofErr w:type="gramEnd"/>
      <w:r w:rsidR="00D251A0">
        <w:rPr>
          <w:w w:val="110"/>
        </w:rPr>
        <w:t xml:space="preserve">  airbag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deployment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 xml:space="preserve">and  manufacturing  robot  example, 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if  the  application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tasks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fail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to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deploy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airbag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in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time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or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there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is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a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delay</w:t>
      </w:r>
      <w:r w:rsidR="00D251A0">
        <w:rPr>
          <w:spacing w:val="44"/>
          <w:w w:val="110"/>
        </w:rPr>
        <w:t xml:space="preserve"> </w:t>
      </w:r>
      <w:r w:rsidR="00D251A0">
        <w:rPr>
          <w:w w:val="110"/>
        </w:rPr>
        <w:t>to</w:t>
      </w:r>
    </w:p>
    <w:p w14:paraId="09B77CD5" w14:textId="77777777" w:rsidR="00F85719" w:rsidRDefault="00F85719">
      <w:pPr>
        <w:pStyle w:val="BodyText"/>
        <w:kinsoku w:val="0"/>
        <w:overflowPunct w:val="0"/>
        <w:spacing w:line="268" w:lineRule="auto"/>
        <w:ind w:left="119" w:right="3078" w:firstLine="298"/>
        <w:jc w:val="both"/>
        <w:rPr>
          <w:w w:val="110"/>
        </w:rPr>
        <w:sectPr w:rsidR="00F85719">
          <w:footerReference w:type="default" r:id="rId8"/>
          <w:pgSz w:w="12240" w:h="15840"/>
          <w:pgMar w:top="1340" w:right="1320" w:bottom="1020" w:left="1320" w:header="0" w:footer="830" w:gutter="0"/>
          <w:cols w:space="720"/>
          <w:noEndnote/>
        </w:sectPr>
      </w:pPr>
    </w:p>
    <w:p w14:paraId="5F3CB797" w14:textId="77777777" w:rsidR="00F85719" w:rsidRDefault="00D251A0">
      <w:pPr>
        <w:pStyle w:val="BodyText"/>
        <w:kinsoku w:val="0"/>
        <w:overflowPunct w:val="0"/>
        <w:spacing w:line="214" w:lineRule="exact"/>
        <w:ind w:left="119"/>
        <w:jc w:val="both"/>
        <w:rPr>
          <w:w w:val="110"/>
        </w:rPr>
      </w:pPr>
      <w:proofErr w:type="gramStart"/>
      <w:r>
        <w:rPr>
          <w:w w:val="110"/>
        </w:rPr>
        <w:t xml:space="preserve">update 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proofErr w:type="gramEnd"/>
      <w:r>
        <w:rPr>
          <w:w w:val="110"/>
        </w:rPr>
        <w:t xml:space="preserve">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angle 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rotation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2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robot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arm, </w:t>
      </w:r>
      <w:r>
        <w:rPr>
          <w:spacing w:val="18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physical </w:t>
      </w:r>
      <w:r>
        <w:rPr>
          <w:spacing w:val="2"/>
          <w:w w:val="110"/>
        </w:rPr>
        <w:t xml:space="preserve"> </w:t>
      </w:r>
      <w:r>
        <w:rPr>
          <w:w w:val="110"/>
        </w:rPr>
        <w:t>system</w:t>
      </w:r>
    </w:p>
    <w:p w14:paraId="375C0F3F" w14:textId="77777777" w:rsidR="00F85719" w:rsidRDefault="00D251A0">
      <w:pPr>
        <w:pStyle w:val="BodyText"/>
        <w:kinsoku w:val="0"/>
        <w:overflowPunct w:val="0"/>
        <w:spacing w:before="22" w:line="268" w:lineRule="auto"/>
        <w:ind w:left="119"/>
        <w:jc w:val="both"/>
        <w:rPr>
          <w:w w:val="110"/>
        </w:rPr>
      </w:pPr>
      <w:r>
        <w:rPr>
          <w:w w:val="110"/>
        </w:rPr>
        <w:t>may</w:t>
      </w:r>
      <w:r>
        <w:rPr>
          <w:spacing w:val="1"/>
          <w:w w:val="110"/>
        </w:rPr>
        <w:t xml:space="preserve"> </w:t>
      </w:r>
      <w:r>
        <w:rPr>
          <w:w w:val="110"/>
        </w:rPr>
        <w:t>not</w:t>
      </w:r>
      <w:r>
        <w:rPr>
          <w:spacing w:val="1"/>
          <w:w w:val="110"/>
        </w:rPr>
        <w:t xml:space="preserve"> </w:t>
      </w:r>
      <w:r>
        <w:rPr>
          <w:w w:val="110"/>
        </w:rPr>
        <w:t>work</w:t>
      </w:r>
      <w:r>
        <w:rPr>
          <w:spacing w:val="1"/>
          <w:w w:val="110"/>
        </w:rPr>
        <w:t xml:space="preserve"> </w:t>
      </w:r>
      <w:r>
        <w:rPr>
          <w:w w:val="110"/>
        </w:rPr>
        <w:t>properly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hence</w:t>
      </w:r>
      <w:r>
        <w:rPr>
          <w:spacing w:val="1"/>
          <w:w w:val="110"/>
        </w:rPr>
        <w:t xml:space="preserve"> </w:t>
      </w:r>
      <w:r>
        <w:rPr>
          <w:w w:val="110"/>
        </w:rPr>
        <w:t>put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safety  of</w:t>
      </w:r>
      <w:proofErr w:type="gramEnd"/>
      <w:r>
        <w:rPr>
          <w:w w:val="110"/>
        </w:rPr>
        <w:t xml:space="preserve">  the  human</w:t>
      </w:r>
      <w:r>
        <w:rPr>
          <w:spacing w:val="1"/>
          <w:w w:val="110"/>
        </w:rPr>
        <w:t xml:space="preserve"> </w:t>
      </w:r>
      <w:r>
        <w:rPr>
          <w:w w:val="110"/>
        </w:rPr>
        <w:t>operators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risk.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This  is</w:t>
      </w:r>
      <w:proofErr w:type="gramEnd"/>
      <w:r>
        <w:rPr>
          <w:w w:val="110"/>
        </w:rPr>
        <w:t xml:space="preserve">  different  from  general-purpose  systems</w:t>
      </w:r>
      <w:r>
        <w:rPr>
          <w:spacing w:val="1"/>
          <w:w w:val="110"/>
        </w:rPr>
        <w:t xml:space="preserve"> </w:t>
      </w:r>
      <w:r>
        <w:rPr>
          <w:w w:val="110"/>
        </w:rPr>
        <w:t>where</w:t>
      </w:r>
      <w:r>
        <w:rPr>
          <w:spacing w:val="54"/>
          <w:w w:val="110"/>
        </w:rPr>
        <w:t xml:space="preserve"> </w:t>
      </w:r>
      <w:r>
        <w:rPr>
          <w:w w:val="110"/>
        </w:rPr>
        <w:t>the  usefulness</w:t>
      </w:r>
      <w:r>
        <w:rPr>
          <w:spacing w:val="54"/>
          <w:w w:val="110"/>
        </w:rPr>
        <w:t xml:space="preserve"> </w:t>
      </w:r>
      <w:r>
        <w:rPr>
          <w:w w:val="110"/>
        </w:rPr>
        <w:t>drops  in</w:t>
      </w:r>
      <w:r>
        <w:rPr>
          <w:spacing w:val="54"/>
          <w:w w:val="110"/>
        </w:rPr>
        <w:t xml:space="preserve"> </w:t>
      </w:r>
      <w:r>
        <w:rPr>
          <w:w w:val="110"/>
        </w:rPr>
        <w:t>a  more</w:t>
      </w:r>
      <w:r>
        <w:rPr>
          <w:spacing w:val="54"/>
          <w:w w:val="110"/>
        </w:rPr>
        <w:t xml:space="preserve"> </w:t>
      </w:r>
      <w:r>
        <w:rPr>
          <w:w w:val="110"/>
        </w:rPr>
        <w:t>gradual  manner</w:t>
      </w:r>
      <w:r>
        <w:rPr>
          <w:spacing w:val="54"/>
          <w:w w:val="110"/>
        </w:rPr>
        <w:t xml:space="preserve"> </w:t>
      </w:r>
      <w:r>
        <w:rPr>
          <w:w w:val="110"/>
        </w:rPr>
        <w:t xml:space="preserve">(e.g., </w:t>
      </w:r>
      <w:r>
        <w:rPr>
          <w:spacing w:val="14"/>
          <w:w w:val="110"/>
        </w:rPr>
        <w:t xml:space="preserve"> </w:t>
      </w:r>
      <w:r>
        <w:rPr>
          <w:w w:val="110"/>
        </w:rPr>
        <w:t>a</w:t>
      </w:r>
      <w:r>
        <w:rPr>
          <w:spacing w:val="54"/>
          <w:w w:val="110"/>
        </w:rPr>
        <w:t xml:space="preserve"> </w:t>
      </w:r>
      <w:r>
        <w:rPr>
          <w:w w:val="110"/>
        </w:rPr>
        <w:t>web</w:t>
      </w:r>
    </w:p>
    <w:p w14:paraId="61C1B33C" w14:textId="77777777" w:rsidR="00F85719" w:rsidRDefault="00D251A0">
      <w:pPr>
        <w:pStyle w:val="BodyText"/>
        <w:kinsoku w:val="0"/>
        <w:overflowPunct w:val="0"/>
        <w:spacing w:line="128" w:lineRule="exact"/>
        <w:ind w:left="996" w:right="1011"/>
        <w:jc w:val="center"/>
        <w:rPr>
          <w:rFonts w:ascii="Arial" w:hAnsi="Arial" w:cs="Arial"/>
          <w:sz w:val="14"/>
          <w:szCs w:val="14"/>
        </w:rPr>
      </w:pPr>
      <w:r>
        <w:rPr>
          <w:sz w:val="24"/>
          <w:szCs w:val="24"/>
        </w:rPr>
        <w:br w:type="column"/>
      </w:r>
      <w:r>
        <w:rPr>
          <w:rFonts w:ascii="Arial" w:hAnsi="Arial" w:cs="Arial"/>
          <w:spacing w:val="-1"/>
          <w:sz w:val="14"/>
          <w:szCs w:val="14"/>
        </w:rPr>
        <w:t>Execution</w:t>
      </w:r>
      <w:r>
        <w:rPr>
          <w:rFonts w:ascii="Arial" w:hAnsi="Arial" w:cs="Arial"/>
          <w:spacing w:val="-2"/>
          <w:sz w:val="14"/>
          <w:szCs w:val="14"/>
        </w:rPr>
        <w:t xml:space="preserve"> </w:t>
      </w:r>
      <w:r>
        <w:rPr>
          <w:rFonts w:ascii="Arial" w:hAnsi="Arial" w:cs="Arial"/>
          <w:sz w:val="14"/>
          <w:szCs w:val="14"/>
        </w:rPr>
        <w:t>Time</w:t>
      </w:r>
    </w:p>
    <w:p w14:paraId="5F05EC59" w14:textId="77777777" w:rsidR="00F85719" w:rsidRDefault="00F85719">
      <w:pPr>
        <w:pStyle w:val="BodyText"/>
        <w:kinsoku w:val="0"/>
        <w:overflowPunct w:val="0"/>
        <w:spacing w:before="6"/>
        <w:ind w:left="0"/>
        <w:rPr>
          <w:rFonts w:ascii="Arial" w:hAnsi="Arial" w:cs="Arial"/>
          <w:sz w:val="18"/>
          <w:szCs w:val="18"/>
        </w:rPr>
      </w:pPr>
    </w:p>
    <w:p w14:paraId="0148ED39" w14:textId="77777777" w:rsidR="00F85719" w:rsidRDefault="00D251A0">
      <w:pPr>
        <w:pStyle w:val="BodyText"/>
        <w:kinsoku w:val="0"/>
        <w:overflowPunct w:val="0"/>
        <w:spacing w:line="273" w:lineRule="auto"/>
        <w:ind w:left="460" w:right="50" w:hanging="341"/>
        <w:rPr>
          <w:w w:val="105"/>
          <w:sz w:val="18"/>
          <w:szCs w:val="18"/>
        </w:rPr>
      </w:pPr>
      <w:r>
        <w:rPr>
          <w:b/>
          <w:bCs/>
          <w:w w:val="105"/>
          <w:sz w:val="18"/>
          <w:szCs w:val="18"/>
        </w:rPr>
        <w:t>Figure</w:t>
      </w:r>
      <w:r>
        <w:rPr>
          <w:b/>
          <w:bCs/>
          <w:spacing w:val="20"/>
          <w:w w:val="105"/>
          <w:sz w:val="18"/>
          <w:szCs w:val="18"/>
        </w:rPr>
        <w:t xml:space="preserve"> </w:t>
      </w:r>
      <w:r>
        <w:rPr>
          <w:b/>
          <w:bCs/>
          <w:w w:val="105"/>
          <w:sz w:val="18"/>
          <w:szCs w:val="18"/>
        </w:rPr>
        <w:t>1:</w:t>
      </w:r>
      <w:r>
        <w:rPr>
          <w:b/>
          <w:bCs/>
          <w:spacing w:val="4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Timeliness</w:t>
      </w:r>
      <w:r>
        <w:rPr>
          <w:spacing w:val="20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requirements</w:t>
      </w:r>
      <w:r>
        <w:rPr>
          <w:spacing w:val="-45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of</w:t>
      </w:r>
      <w:r>
        <w:rPr>
          <w:spacing w:val="-4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RTS.</w:t>
      </w:r>
    </w:p>
    <w:p w14:paraId="65C163D8" w14:textId="77777777" w:rsidR="00F85719" w:rsidRDefault="00F85719">
      <w:pPr>
        <w:pStyle w:val="BodyText"/>
        <w:kinsoku w:val="0"/>
        <w:overflowPunct w:val="0"/>
        <w:spacing w:line="273" w:lineRule="auto"/>
        <w:ind w:left="460" w:right="50" w:hanging="341"/>
        <w:rPr>
          <w:w w:val="105"/>
          <w:sz w:val="18"/>
          <w:szCs w:val="18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num="2" w:space="720" w:equalWidth="0">
            <w:col w:w="6520" w:space="79"/>
            <w:col w:w="3001"/>
          </w:cols>
          <w:noEndnote/>
        </w:sectPr>
      </w:pPr>
    </w:p>
    <w:p w14:paraId="472041E4" w14:textId="77777777" w:rsidR="00F85719" w:rsidRDefault="00D251A0">
      <w:pPr>
        <w:pStyle w:val="BodyText"/>
        <w:kinsoku w:val="0"/>
        <w:overflowPunct w:val="0"/>
        <w:spacing w:before="1"/>
        <w:ind w:left="119"/>
        <w:jc w:val="both"/>
        <w:rPr>
          <w:w w:val="110"/>
        </w:rPr>
      </w:pPr>
      <w:r>
        <w:rPr>
          <w:w w:val="110"/>
        </w:rPr>
        <w:t>service</w:t>
      </w:r>
      <w:r>
        <w:rPr>
          <w:spacing w:val="42"/>
          <w:w w:val="110"/>
        </w:rPr>
        <w:t xml:space="preserve"> </w:t>
      </w:r>
      <w:proofErr w:type="gramStart"/>
      <w:r>
        <w:rPr>
          <w:w w:val="110"/>
        </w:rPr>
        <w:t xml:space="preserve">may </w:t>
      </w:r>
      <w:r>
        <w:rPr>
          <w:spacing w:val="41"/>
          <w:w w:val="110"/>
        </w:rPr>
        <w:t xml:space="preserve"> </w:t>
      </w:r>
      <w:r>
        <w:rPr>
          <w:w w:val="110"/>
        </w:rPr>
        <w:t>tolerate</w:t>
      </w:r>
      <w:proofErr w:type="gramEnd"/>
      <w:r>
        <w:rPr>
          <w:w w:val="110"/>
        </w:rPr>
        <w:t xml:space="preserve">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few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millisecond </w:t>
      </w:r>
      <w:r>
        <w:rPr>
          <w:spacing w:val="42"/>
          <w:w w:val="110"/>
        </w:rPr>
        <w:t xml:space="preserve"> </w:t>
      </w:r>
      <w:r>
        <w:rPr>
          <w:w w:val="110"/>
        </w:rPr>
        <w:t xml:space="preserve">delay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without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degrading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user </w:t>
      </w:r>
      <w:r>
        <w:rPr>
          <w:spacing w:val="41"/>
          <w:w w:val="110"/>
        </w:rPr>
        <w:t xml:space="preserve"> </w:t>
      </w:r>
      <w:r>
        <w:rPr>
          <w:w w:val="110"/>
        </w:rPr>
        <w:t xml:space="preserve">experience </w:t>
      </w:r>
      <w:r>
        <w:rPr>
          <w:spacing w:val="42"/>
          <w:w w:val="110"/>
        </w:rPr>
        <w:t xml:space="preserve"> </w:t>
      </w:r>
      <w:r>
        <w:rPr>
          <w:w w:val="110"/>
        </w:rPr>
        <w:t>significantly).</w:t>
      </w:r>
    </w:p>
    <w:p w14:paraId="3B8CA6C3" w14:textId="77777777" w:rsidR="00F85719" w:rsidRDefault="003C5D07">
      <w:pPr>
        <w:pStyle w:val="BodyText"/>
        <w:kinsoku w:val="0"/>
        <w:overflowPunct w:val="0"/>
        <w:spacing w:before="27" w:line="268" w:lineRule="auto"/>
        <w:ind w:left="120" w:right="4576" w:firstLine="298"/>
        <w:jc w:val="both"/>
        <w:rPr>
          <w:w w:val="1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0" allowOverlap="1" wp14:anchorId="681DCF3F" wp14:editId="5AA484FE">
                <wp:simplePos x="0" y="0"/>
                <wp:positionH relativeFrom="page">
                  <wp:posOffset>4072255</wp:posOffset>
                </wp:positionH>
                <wp:positionV relativeFrom="paragraph">
                  <wp:posOffset>52070</wp:posOffset>
                </wp:positionV>
                <wp:extent cx="2764155" cy="1594485"/>
                <wp:effectExtent l="0" t="0" r="0" b="0"/>
                <wp:wrapNone/>
                <wp:docPr id="49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4155" cy="1594485"/>
                          <a:chOff x="6413" y="82"/>
                          <a:chExt cx="4353" cy="2511"/>
                        </a:xfrm>
                      </wpg:grpSpPr>
                      <pic:pic xmlns:pic="http://schemas.openxmlformats.org/drawingml/2006/picture">
                        <pic:nvPicPr>
                          <pic:cNvPr id="50" name="Picture 27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24" y="83"/>
                            <a:ext cx="22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Picture 28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72" y="387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2" name="Freeform 29"/>
                        <wps:cNvSpPr>
                          <a:spLocks/>
                        </wps:cNvSpPr>
                        <wps:spPr bwMode="auto">
                          <a:xfrm>
                            <a:off x="9322" y="386"/>
                            <a:ext cx="424" cy="386"/>
                          </a:xfrm>
                          <a:custGeom>
                            <a:avLst/>
                            <a:gdLst>
                              <a:gd name="T0" fmla="*/ 0 w 424"/>
                              <a:gd name="T1" fmla="*/ 385 h 386"/>
                              <a:gd name="T2" fmla="*/ 423 w 424"/>
                              <a:gd name="T3" fmla="*/ 0 h 3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4" h="386">
                                <a:moveTo>
                                  <a:pt x="0" y="385"/>
                                </a:moveTo>
                                <a:lnTo>
                                  <a:pt x="423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30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90" y="507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31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04" y="813"/>
                            <a:ext cx="14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" name="Freeform 32"/>
                        <wps:cNvSpPr>
                          <a:spLocks/>
                        </wps:cNvSpPr>
                        <wps:spPr bwMode="auto">
                          <a:xfrm>
                            <a:off x="9526" y="671"/>
                            <a:ext cx="347" cy="170"/>
                          </a:xfrm>
                          <a:custGeom>
                            <a:avLst/>
                            <a:gdLst>
                              <a:gd name="T0" fmla="*/ 346 w 347"/>
                              <a:gd name="T1" fmla="*/ 0 h 170"/>
                              <a:gd name="T2" fmla="*/ 0 w 347"/>
                              <a:gd name="T3" fmla="*/ 0 h 170"/>
                              <a:gd name="T4" fmla="*/ 0 w 347"/>
                              <a:gd name="T5" fmla="*/ 169 h 170"/>
                              <a:gd name="T6" fmla="*/ 346 w 347"/>
                              <a:gd name="T7" fmla="*/ 169 h 170"/>
                              <a:gd name="T8" fmla="*/ 346 w 347"/>
                              <a:gd name="T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7" h="170">
                                <a:moveTo>
                                  <a:pt x="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"/>
                                </a:lnTo>
                                <a:lnTo>
                                  <a:pt x="346" y="169"/>
                                </a:lnTo>
                                <a:lnTo>
                                  <a:pt x="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33"/>
                        <wps:cNvSpPr>
                          <a:spLocks/>
                        </wps:cNvSpPr>
                        <wps:spPr bwMode="auto">
                          <a:xfrm>
                            <a:off x="9526" y="671"/>
                            <a:ext cx="347" cy="170"/>
                          </a:xfrm>
                          <a:custGeom>
                            <a:avLst/>
                            <a:gdLst>
                              <a:gd name="T0" fmla="*/ 0 w 347"/>
                              <a:gd name="T1" fmla="*/ 0 h 170"/>
                              <a:gd name="T2" fmla="*/ 346 w 347"/>
                              <a:gd name="T3" fmla="*/ 0 h 170"/>
                              <a:gd name="T4" fmla="*/ 346 w 347"/>
                              <a:gd name="T5" fmla="*/ 169 h 170"/>
                              <a:gd name="T6" fmla="*/ 0 w 347"/>
                              <a:gd name="T7" fmla="*/ 169 h 170"/>
                              <a:gd name="T8" fmla="*/ 0 w 347"/>
                              <a:gd name="T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7" h="170">
                                <a:moveTo>
                                  <a:pt x="0" y="0"/>
                                </a:moveTo>
                                <a:lnTo>
                                  <a:pt x="346" y="0"/>
                                </a:lnTo>
                                <a:lnTo>
                                  <a:pt x="346" y="169"/>
                                </a:lnTo>
                                <a:lnTo>
                                  <a:pt x="0" y="1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34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64" y="346"/>
                            <a:ext cx="10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35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36" y="258"/>
                            <a:ext cx="14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" name="Freeform 36"/>
                        <wps:cNvSpPr>
                          <a:spLocks/>
                        </wps:cNvSpPr>
                        <wps:spPr bwMode="auto">
                          <a:xfrm>
                            <a:off x="10116" y="474"/>
                            <a:ext cx="443" cy="190"/>
                          </a:xfrm>
                          <a:custGeom>
                            <a:avLst/>
                            <a:gdLst>
                              <a:gd name="T0" fmla="*/ 0 w 443"/>
                              <a:gd name="T1" fmla="*/ 189 h 190"/>
                              <a:gd name="T2" fmla="*/ 442 w 443"/>
                              <a:gd name="T3" fmla="*/ 189 h 190"/>
                              <a:gd name="T4" fmla="*/ 442 w 443"/>
                              <a:gd name="T5" fmla="*/ 0 h 190"/>
                              <a:gd name="T6" fmla="*/ 0 w 443"/>
                              <a:gd name="T7" fmla="*/ 0 h 190"/>
                              <a:gd name="T8" fmla="*/ 0 w 443"/>
                              <a:gd name="T9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43" h="190">
                                <a:moveTo>
                                  <a:pt x="0" y="189"/>
                                </a:moveTo>
                                <a:lnTo>
                                  <a:pt x="442" y="189"/>
                                </a:lnTo>
                                <a:lnTo>
                                  <a:pt x="4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37"/>
                        <wps:cNvSpPr>
                          <a:spLocks/>
                        </wps:cNvSpPr>
                        <wps:spPr bwMode="auto">
                          <a:xfrm>
                            <a:off x="10116" y="474"/>
                            <a:ext cx="443" cy="347"/>
                          </a:xfrm>
                          <a:custGeom>
                            <a:avLst/>
                            <a:gdLst>
                              <a:gd name="T0" fmla="*/ 0 w 443"/>
                              <a:gd name="T1" fmla="*/ 0 h 347"/>
                              <a:gd name="T2" fmla="*/ 442 w 443"/>
                              <a:gd name="T3" fmla="*/ 0 h 347"/>
                              <a:gd name="T4" fmla="*/ 442 w 443"/>
                              <a:gd name="T5" fmla="*/ 190 h 347"/>
                              <a:gd name="T6" fmla="*/ 291 w 443"/>
                              <a:gd name="T7" fmla="*/ 190 h 347"/>
                              <a:gd name="T8" fmla="*/ 292 w 443"/>
                              <a:gd name="T9" fmla="*/ 229 h 347"/>
                              <a:gd name="T10" fmla="*/ 291 w 443"/>
                              <a:gd name="T11" fmla="*/ 268 h 347"/>
                              <a:gd name="T12" fmla="*/ 291 w 443"/>
                              <a:gd name="T13" fmla="*/ 308 h 347"/>
                              <a:gd name="T14" fmla="*/ 292 w 443"/>
                              <a:gd name="T15" fmla="*/ 346 h 347"/>
                              <a:gd name="T16" fmla="*/ 0 w 443"/>
                              <a:gd name="T17" fmla="*/ 346 h 347"/>
                              <a:gd name="T18" fmla="*/ 0 w 443"/>
                              <a:gd name="T19" fmla="*/ 0 h 3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3" h="347">
                                <a:moveTo>
                                  <a:pt x="0" y="0"/>
                                </a:moveTo>
                                <a:lnTo>
                                  <a:pt x="442" y="0"/>
                                </a:lnTo>
                                <a:lnTo>
                                  <a:pt x="442" y="190"/>
                                </a:lnTo>
                                <a:lnTo>
                                  <a:pt x="291" y="190"/>
                                </a:lnTo>
                                <a:lnTo>
                                  <a:pt x="292" y="229"/>
                                </a:lnTo>
                                <a:lnTo>
                                  <a:pt x="291" y="268"/>
                                </a:lnTo>
                                <a:lnTo>
                                  <a:pt x="291" y="308"/>
                                </a:lnTo>
                                <a:lnTo>
                                  <a:pt x="292" y="346"/>
                                </a:lnTo>
                                <a:lnTo>
                                  <a:pt x="0" y="3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38"/>
                        <wps:cNvSpPr>
                          <a:spLocks/>
                        </wps:cNvSpPr>
                        <wps:spPr bwMode="auto">
                          <a:xfrm>
                            <a:off x="10120" y="663"/>
                            <a:ext cx="291" cy="1"/>
                          </a:xfrm>
                          <a:custGeom>
                            <a:avLst/>
                            <a:gdLst>
                              <a:gd name="T0" fmla="*/ 290 w 291"/>
                              <a:gd name="T1" fmla="*/ 0 h 1"/>
                              <a:gd name="T2" fmla="*/ 0 w 291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91" h="1">
                                <a:moveTo>
                                  <a:pt x="29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2" name="Group 39"/>
                        <wpg:cNvGrpSpPr>
                          <a:grpSpLocks/>
                        </wpg:cNvGrpSpPr>
                        <wpg:grpSpPr bwMode="auto">
                          <a:xfrm>
                            <a:off x="9934" y="680"/>
                            <a:ext cx="93" cy="1"/>
                            <a:chOff x="9934" y="680"/>
                            <a:chExt cx="93" cy="1"/>
                          </a:xfrm>
                        </wpg:grpSpPr>
                        <wps:wsp>
                          <wps:cNvPr id="63" name="Freeform 40"/>
                          <wps:cNvSpPr>
                            <a:spLocks/>
                          </wps:cNvSpPr>
                          <wps:spPr bwMode="auto">
                            <a:xfrm>
                              <a:off x="9934" y="680"/>
                              <a:ext cx="93" cy="1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0 h 1"/>
                                <a:gd name="T2" fmla="*/ 18 w 9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" h="1">
                                  <a:moveTo>
                                    <a:pt x="0" y="0"/>
                                  </a:moveTo>
                                  <a:lnTo>
                                    <a:pt x="18" y="0"/>
                                  </a:lnTo>
                                </a:path>
                              </a:pathLst>
                            </a:custGeom>
                            <a:noFill/>
                            <a:ln w="614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41"/>
                          <wps:cNvSpPr>
                            <a:spLocks/>
                          </wps:cNvSpPr>
                          <wps:spPr bwMode="auto">
                            <a:xfrm>
                              <a:off x="9934" y="680"/>
                              <a:ext cx="93" cy="1"/>
                            </a:xfrm>
                            <a:custGeom>
                              <a:avLst/>
                              <a:gdLst>
                                <a:gd name="T0" fmla="*/ 72 w 93"/>
                                <a:gd name="T1" fmla="*/ 0 h 1"/>
                                <a:gd name="T2" fmla="*/ 92 w 9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" h="1">
                                  <a:moveTo>
                                    <a:pt x="72" y="0"/>
                                  </a:moveTo>
                                  <a:lnTo>
                                    <a:pt x="92" y="0"/>
                                  </a:lnTo>
                                </a:path>
                              </a:pathLst>
                            </a:custGeom>
                            <a:noFill/>
                            <a:ln w="614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" name="Freeform 42"/>
                        <wps:cNvSpPr>
                          <a:spLocks/>
                        </wps:cNvSpPr>
                        <wps:spPr bwMode="auto">
                          <a:xfrm>
                            <a:off x="9912" y="787"/>
                            <a:ext cx="115" cy="84"/>
                          </a:xfrm>
                          <a:custGeom>
                            <a:avLst/>
                            <a:gdLst>
                              <a:gd name="T0" fmla="*/ 0 w 115"/>
                              <a:gd name="T1" fmla="*/ 83 h 84"/>
                              <a:gd name="T2" fmla="*/ 114 w 115"/>
                              <a:gd name="T3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5" h="84">
                                <a:moveTo>
                                  <a:pt x="0" y="83"/>
                                </a:moveTo>
                                <a:lnTo>
                                  <a:pt x="114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43"/>
                        <wps:cNvSpPr>
                          <a:spLocks/>
                        </wps:cNvSpPr>
                        <wps:spPr bwMode="auto">
                          <a:xfrm>
                            <a:off x="9934" y="789"/>
                            <a:ext cx="117" cy="84"/>
                          </a:xfrm>
                          <a:custGeom>
                            <a:avLst/>
                            <a:gdLst>
                              <a:gd name="T0" fmla="*/ 116 w 117"/>
                              <a:gd name="T1" fmla="*/ 83 h 84"/>
                              <a:gd name="T2" fmla="*/ 0 w 117"/>
                              <a:gd name="T3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7" h="84">
                                <a:moveTo>
                                  <a:pt x="116" y="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44"/>
                        <wps:cNvSpPr>
                          <a:spLocks/>
                        </wps:cNvSpPr>
                        <wps:spPr bwMode="auto">
                          <a:xfrm>
                            <a:off x="9914" y="790"/>
                            <a:ext cx="22" cy="79"/>
                          </a:xfrm>
                          <a:custGeom>
                            <a:avLst/>
                            <a:gdLst>
                              <a:gd name="T0" fmla="*/ 21 w 22"/>
                              <a:gd name="T1" fmla="*/ 0 h 79"/>
                              <a:gd name="T2" fmla="*/ 0 w 22"/>
                              <a:gd name="T3" fmla="*/ 78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79">
                                <a:moveTo>
                                  <a:pt x="21" y="0"/>
                                </a:moveTo>
                                <a:lnTo>
                                  <a:pt x="0" y="78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45"/>
                        <wps:cNvSpPr>
                          <a:spLocks/>
                        </wps:cNvSpPr>
                        <wps:spPr bwMode="auto">
                          <a:xfrm>
                            <a:off x="10023" y="787"/>
                            <a:ext cx="26" cy="82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82"/>
                              <a:gd name="T2" fmla="*/ 25 w 26"/>
                              <a:gd name="T3" fmla="*/ 81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6" h="82">
                                <a:moveTo>
                                  <a:pt x="0" y="0"/>
                                </a:moveTo>
                                <a:lnTo>
                                  <a:pt x="25" y="81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9" name="Group 46"/>
                        <wpg:cNvGrpSpPr>
                          <a:grpSpLocks/>
                        </wpg:cNvGrpSpPr>
                        <wpg:grpSpPr bwMode="auto">
                          <a:xfrm>
                            <a:off x="9934" y="644"/>
                            <a:ext cx="93" cy="1"/>
                            <a:chOff x="9934" y="644"/>
                            <a:chExt cx="93" cy="1"/>
                          </a:xfrm>
                        </wpg:grpSpPr>
                        <wps:wsp>
                          <wps:cNvPr id="70" name="Freeform 47"/>
                          <wps:cNvSpPr>
                            <a:spLocks/>
                          </wps:cNvSpPr>
                          <wps:spPr bwMode="auto">
                            <a:xfrm>
                              <a:off x="9934" y="644"/>
                              <a:ext cx="93" cy="1"/>
                            </a:xfrm>
                            <a:custGeom>
                              <a:avLst/>
                              <a:gdLst>
                                <a:gd name="T0" fmla="*/ 0 w 93"/>
                                <a:gd name="T1" fmla="*/ 0 h 1"/>
                                <a:gd name="T2" fmla="*/ 18 w 9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" h="1">
                                  <a:moveTo>
                                    <a:pt x="0" y="0"/>
                                  </a:moveTo>
                                  <a:lnTo>
                                    <a:pt x="18" y="0"/>
                                  </a:lnTo>
                                </a:path>
                              </a:pathLst>
                            </a:custGeom>
                            <a:noFill/>
                            <a:ln w="614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48"/>
                          <wps:cNvSpPr>
                            <a:spLocks/>
                          </wps:cNvSpPr>
                          <wps:spPr bwMode="auto">
                            <a:xfrm>
                              <a:off x="9934" y="644"/>
                              <a:ext cx="93" cy="1"/>
                            </a:xfrm>
                            <a:custGeom>
                              <a:avLst/>
                              <a:gdLst>
                                <a:gd name="T0" fmla="*/ 72 w 93"/>
                                <a:gd name="T1" fmla="*/ 0 h 1"/>
                                <a:gd name="T2" fmla="*/ 92 w 93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" h="1">
                                  <a:moveTo>
                                    <a:pt x="72" y="0"/>
                                  </a:moveTo>
                                  <a:lnTo>
                                    <a:pt x="92" y="0"/>
                                  </a:lnTo>
                                </a:path>
                              </a:pathLst>
                            </a:custGeom>
                            <a:noFill/>
                            <a:ln w="614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" name="Freeform 49"/>
                        <wps:cNvSpPr>
                          <a:spLocks/>
                        </wps:cNvSpPr>
                        <wps:spPr bwMode="auto">
                          <a:xfrm>
                            <a:off x="9936" y="718"/>
                            <a:ext cx="88" cy="71"/>
                          </a:xfrm>
                          <a:custGeom>
                            <a:avLst/>
                            <a:gdLst>
                              <a:gd name="T0" fmla="*/ 69 w 88"/>
                              <a:gd name="T1" fmla="*/ 0 h 71"/>
                              <a:gd name="T2" fmla="*/ 17 w 88"/>
                              <a:gd name="T3" fmla="*/ 0 h 71"/>
                              <a:gd name="T4" fmla="*/ 0 w 88"/>
                              <a:gd name="T5" fmla="*/ 70 h 71"/>
                              <a:gd name="T6" fmla="*/ 87 w 88"/>
                              <a:gd name="T7" fmla="*/ 70 h 71"/>
                              <a:gd name="T8" fmla="*/ 69 w 88"/>
                              <a:gd name="T9" fmla="*/ 0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" h="71">
                                <a:moveTo>
                                  <a:pt x="69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70"/>
                                </a:lnTo>
                                <a:lnTo>
                                  <a:pt x="87" y="70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50"/>
                        <wps:cNvSpPr>
                          <a:spLocks/>
                        </wps:cNvSpPr>
                        <wps:spPr bwMode="auto">
                          <a:xfrm>
                            <a:off x="9936" y="718"/>
                            <a:ext cx="88" cy="71"/>
                          </a:xfrm>
                          <a:custGeom>
                            <a:avLst/>
                            <a:gdLst>
                              <a:gd name="T0" fmla="*/ 0 w 88"/>
                              <a:gd name="T1" fmla="*/ 70 h 71"/>
                              <a:gd name="T2" fmla="*/ 17 w 88"/>
                              <a:gd name="T3" fmla="*/ 0 h 71"/>
                              <a:gd name="T4" fmla="*/ 69 w 88"/>
                              <a:gd name="T5" fmla="*/ 0 h 71"/>
                              <a:gd name="T6" fmla="*/ 87 w 88"/>
                              <a:gd name="T7" fmla="*/ 70 h 71"/>
                              <a:gd name="T8" fmla="*/ 0 w 88"/>
                              <a:gd name="T9" fmla="*/ 70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" h="71">
                                <a:moveTo>
                                  <a:pt x="0" y="70"/>
                                </a:moveTo>
                                <a:lnTo>
                                  <a:pt x="17" y="0"/>
                                </a:lnTo>
                                <a:lnTo>
                                  <a:pt x="69" y="0"/>
                                </a:lnTo>
                                <a:lnTo>
                                  <a:pt x="87" y="70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51"/>
                        <wps:cNvSpPr>
                          <a:spLocks/>
                        </wps:cNvSpPr>
                        <wps:spPr bwMode="auto">
                          <a:xfrm>
                            <a:off x="9954" y="718"/>
                            <a:ext cx="61" cy="35"/>
                          </a:xfrm>
                          <a:custGeom>
                            <a:avLst/>
                            <a:gdLst>
                              <a:gd name="T0" fmla="*/ 60 w 61"/>
                              <a:gd name="T1" fmla="*/ 34 h 35"/>
                              <a:gd name="T2" fmla="*/ 0 w 61"/>
                              <a:gd name="T3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1" h="35">
                                <a:moveTo>
                                  <a:pt x="6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52"/>
                        <wps:cNvSpPr>
                          <a:spLocks/>
                        </wps:cNvSpPr>
                        <wps:spPr bwMode="auto">
                          <a:xfrm>
                            <a:off x="9945" y="718"/>
                            <a:ext cx="62" cy="35"/>
                          </a:xfrm>
                          <a:custGeom>
                            <a:avLst/>
                            <a:gdLst>
                              <a:gd name="T0" fmla="*/ 0 w 62"/>
                              <a:gd name="T1" fmla="*/ 34 h 35"/>
                              <a:gd name="T2" fmla="*/ 61 w 62"/>
                              <a:gd name="T3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35">
                                <a:moveTo>
                                  <a:pt x="0" y="34"/>
                                </a:moveTo>
                                <a:lnTo>
                                  <a:pt x="61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53"/>
                        <wps:cNvSpPr>
                          <a:spLocks/>
                        </wps:cNvSpPr>
                        <wps:spPr bwMode="auto">
                          <a:xfrm>
                            <a:off x="9938" y="753"/>
                            <a:ext cx="77" cy="38"/>
                          </a:xfrm>
                          <a:custGeom>
                            <a:avLst/>
                            <a:gdLst>
                              <a:gd name="T0" fmla="*/ 0 w 77"/>
                              <a:gd name="T1" fmla="*/ 37 h 38"/>
                              <a:gd name="T2" fmla="*/ 76 w 77"/>
                              <a:gd name="T3" fmla="*/ 0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" h="38">
                                <a:moveTo>
                                  <a:pt x="0" y="37"/>
                                </a:move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54"/>
                        <wps:cNvSpPr>
                          <a:spLocks/>
                        </wps:cNvSpPr>
                        <wps:spPr bwMode="auto">
                          <a:xfrm>
                            <a:off x="9945" y="753"/>
                            <a:ext cx="79" cy="35"/>
                          </a:xfrm>
                          <a:custGeom>
                            <a:avLst/>
                            <a:gdLst>
                              <a:gd name="T0" fmla="*/ 78 w 79"/>
                              <a:gd name="T1" fmla="*/ 34 h 35"/>
                              <a:gd name="T2" fmla="*/ 0 w 79"/>
                              <a:gd name="T3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9" h="35">
                                <a:moveTo>
                                  <a:pt x="78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55"/>
                        <wps:cNvSpPr>
                          <a:spLocks/>
                        </wps:cNvSpPr>
                        <wps:spPr bwMode="auto">
                          <a:xfrm>
                            <a:off x="9953" y="604"/>
                            <a:ext cx="54" cy="114"/>
                          </a:xfrm>
                          <a:custGeom>
                            <a:avLst/>
                            <a:gdLst>
                              <a:gd name="T0" fmla="*/ 53 w 54"/>
                              <a:gd name="T1" fmla="*/ 0 h 114"/>
                              <a:gd name="T2" fmla="*/ 0 w 54"/>
                              <a:gd name="T3" fmla="*/ 0 h 114"/>
                              <a:gd name="T4" fmla="*/ 0 w 54"/>
                              <a:gd name="T5" fmla="*/ 113 h 114"/>
                              <a:gd name="T6" fmla="*/ 53 w 54"/>
                              <a:gd name="T7" fmla="*/ 113 h 114"/>
                              <a:gd name="T8" fmla="*/ 53 w 54"/>
                              <a:gd name="T9" fmla="*/ 0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" h="114">
                                <a:moveTo>
                                  <a:pt x="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"/>
                                </a:lnTo>
                                <a:lnTo>
                                  <a:pt x="53" y="113"/>
                                </a:lnTo>
                                <a:lnTo>
                                  <a:pt x="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56"/>
                        <wps:cNvSpPr>
                          <a:spLocks/>
                        </wps:cNvSpPr>
                        <wps:spPr bwMode="auto">
                          <a:xfrm>
                            <a:off x="9953" y="604"/>
                            <a:ext cx="54" cy="114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14"/>
                              <a:gd name="T2" fmla="*/ 53 w 54"/>
                              <a:gd name="T3" fmla="*/ 0 h 114"/>
                              <a:gd name="T4" fmla="*/ 53 w 54"/>
                              <a:gd name="T5" fmla="*/ 113 h 114"/>
                              <a:gd name="T6" fmla="*/ 0 w 54"/>
                              <a:gd name="T7" fmla="*/ 113 h 114"/>
                              <a:gd name="T8" fmla="*/ 0 w 54"/>
                              <a:gd name="T9" fmla="*/ 0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" h="114">
                                <a:moveTo>
                                  <a:pt x="0" y="0"/>
                                </a:moveTo>
                                <a:lnTo>
                                  <a:pt x="53" y="0"/>
                                </a:lnTo>
                                <a:lnTo>
                                  <a:pt x="53" y="113"/>
                                </a:lnTo>
                                <a:lnTo>
                                  <a:pt x="0" y="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57"/>
                        <wps:cNvSpPr>
                          <a:spLocks/>
                        </wps:cNvSpPr>
                        <wps:spPr bwMode="auto">
                          <a:xfrm>
                            <a:off x="9955" y="680"/>
                            <a:ext cx="54" cy="36"/>
                          </a:xfrm>
                          <a:custGeom>
                            <a:avLst/>
                            <a:gdLst>
                              <a:gd name="T0" fmla="*/ 53 w 54"/>
                              <a:gd name="T1" fmla="*/ 0 h 36"/>
                              <a:gd name="T2" fmla="*/ 0 w 54"/>
                              <a:gd name="T3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" h="36">
                                <a:moveTo>
                                  <a:pt x="53" y="0"/>
                                </a:moveTo>
                                <a:lnTo>
                                  <a:pt x="0" y="3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58"/>
                        <wps:cNvSpPr>
                          <a:spLocks/>
                        </wps:cNvSpPr>
                        <wps:spPr bwMode="auto">
                          <a:xfrm>
                            <a:off x="9953" y="680"/>
                            <a:ext cx="54" cy="36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36"/>
                              <a:gd name="T2" fmla="*/ 53 w 54"/>
                              <a:gd name="T3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" h="36">
                                <a:moveTo>
                                  <a:pt x="0" y="0"/>
                                </a:moveTo>
                                <a:lnTo>
                                  <a:pt x="53" y="3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59"/>
                        <wps:cNvSpPr>
                          <a:spLocks/>
                        </wps:cNvSpPr>
                        <wps:spPr bwMode="auto">
                          <a:xfrm>
                            <a:off x="9955" y="644"/>
                            <a:ext cx="54" cy="36"/>
                          </a:xfrm>
                          <a:custGeom>
                            <a:avLst/>
                            <a:gdLst>
                              <a:gd name="T0" fmla="*/ 53 w 54"/>
                              <a:gd name="T1" fmla="*/ 0 h 36"/>
                              <a:gd name="T2" fmla="*/ 0 w 54"/>
                              <a:gd name="T3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" h="36">
                                <a:moveTo>
                                  <a:pt x="53" y="0"/>
                                </a:moveTo>
                                <a:lnTo>
                                  <a:pt x="0" y="3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60"/>
                        <wps:cNvSpPr>
                          <a:spLocks/>
                        </wps:cNvSpPr>
                        <wps:spPr bwMode="auto">
                          <a:xfrm>
                            <a:off x="9953" y="644"/>
                            <a:ext cx="54" cy="36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36"/>
                              <a:gd name="T2" fmla="*/ 53 w 54"/>
                              <a:gd name="T3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" h="36">
                                <a:moveTo>
                                  <a:pt x="0" y="0"/>
                                </a:moveTo>
                                <a:lnTo>
                                  <a:pt x="53" y="3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1"/>
                        <wps:cNvSpPr>
                          <a:spLocks/>
                        </wps:cNvSpPr>
                        <wps:spPr bwMode="auto">
                          <a:xfrm>
                            <a:off x="9955" y="608"/>
                            <a:ext cx="54" cy="36"/>
                          </a:xfrm>
                          <a:custGeom>
                            <a:avLst/>
                            <a:gdLst>
                              <a:gd name="T0" fmla="*/ 53 w 54"/>
                              <a:gd name="T1" fmla="*/ 0 h 36"/>
                              <a:gd name="T2" fmla="*/ 0 w 54"/>
                              <a:gd name="T3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" h="36">
                                <a:moveTo>
                                  <a:pt x="53" y="0"/>
                                </a:moveTo>
                                <a:lnTo>
                                  <a:pt x="0" y="3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62"/>
                        <wps:cNvSpPr>
                          <a:spLocks/>
                        </wps:cNvSpPr>
                        <wps:spPr bwMode="auto">
                          <a:xfrm>
                            <a:off x="9953" y="608"/>
                            <a:ext cx="54" cy="36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36"/>
                              <a:gd name="T2" fmla="*/ 53 w 54"/>
                              <a:gd name="T3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" h="36">
                                <a:moveTo>
                                  <a:pt x="0" y="0"/>
                                </a:moveTo>
                                <a:lnTo>
                                  <a:pt x="53" y="35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63"/>
                        <wps:cNvSpPr>
                          <a:spLocks/>
                        </wps:cNvSpPr>
                        <wps:spPr bwMode="auto">
                          <a:xfrm>
                            <a:off x="10180" y="790"/>
                            <a:ext cx="194" cy="30"/>
                          </a:xfrm>
                          <a:custGeom>
                            <a:avLst/>
                            <a:gdLst>
                              <a:gd name="T0" fmla="*/ 193 w 194"/>
                              <a:gd name="T1" fmla="*/ 0 h 30"/>
                              <a:gd name="T2" fmla="*/ 0 w 194"/>
                              <a:gd name="T3" fmla="*/ 0 h 30"/>
                              <a:gd name="T4" fmla="*/ 0 w 194"/>
                              <a:gd name="T5" fmla="*/ 29 h 30"/>
                              <a:gd name="T6" fmla="*/ 193 w 194"/>
                              <a:gd name="T7" fmla="*/ 29 h 30"/>
                              <a:gd name="T8" fmla="*/ 193 w 194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4" h="30">
                                <a:moveTo>
                                  <a:pt x="1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"/>
                                </a:lnTo>
                                <a:lnTo>
                                  <a:pt x="193" y="29"/>
                                </a:lnTo>
                                <a:lnTo>
                                  <a:pt x="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64"/>
                        <wps:cNvSpPr>
                          <a:spLocks/>
                        </wps:cNvSpPr>
                        <wps:spPr bwMode="auto">
                          <a:xfrm>
                            <a:off x="10180" y="790"/>
                            <a:ext cx="194" cy="30"/>
                          </a:xfrm>
                          <a:custGeom>
                            <a:avLst/>
                            <a:gdLst>
                              <a:gd name="T0" fmla="*/ 0 w 194"/>
                              <a:gd name="T1" fmla="*/ 0 h 30"/>
                              <a:gd name="T2" fmla="*/ 193 w 194"/>
                              <a:gd name="T3" fmla="*/ 0 h 30"/>
                              <a:gd name="T4" fmla="*/ 193 w 194"/>
                              <a:gd name="T5" fmla="*/ 29 h 30"/>
                              <a:gd name="T6" fmla="*/ 0 w 194"/>
                              <a:gd name="T7" fmla="*/ 29 h 30"/>
                              <a:gd name="T8" fmla="*/ 0 w 194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4" h="30">
                                <a:moveTo>
                                  <a:pt x="0" y="0"/>
                                </a:moveTo>
                                <a:lnTo>
                                  <a:pt x="193" y="0"/>
                                </a:lnTo>
                                <a:lnTo>
                                  <a:pt x="193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65"/>
                        <wps:cNvSpPr>
                          <a:spLocks/>
                        </wps:cNvSpPr>
                        <wps:spPr bwMode="auto">
                          <a:xfrm>
                            <a:off x="10166" y="769"/>
                            <a:ext cx="222" cy="21"/>
                          </a:xfrm>
                          <a:custGeom>
                            <a:avLst/>
                            <a:gdLst>
                              <a:gd name="T0" fmla="*/ 221 w 222"/>
                              <a:gd name="T1" fmla="*/ 0 h 21"/>
                              <a:gd name="T2" fmla="*/ 0 w 222"/>
                              <a:gd name="T3" fmla="*/ 0 h 21"/>
                              <a:gd name="T4" fmla="*/ 0 w 222"/>
                              <a:gd name="T5" fmla="*/ 20 h 21"/>
                              <a:gd name="T6" fmla="*/ 221 w 222"/>
                              <a:gd name="T7" fmla="*/ 20 h 21"/>
                              <a:gd name="T8" fmla="*/ 221 w 222"/>
                              <a:gd name="T9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2" h="21">
                                <a:moveTo>
                                  <a:pt x="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221" y="20"/>
                                </a:lnTo>
                                <a:lnTo>
                                  <a:pt x="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66"/>
                        <wps:cNvSpPr>
                          <a:spLocks/>
                        </wps:cNvSpPr>
                        <wps:spPr bwMode="auto">
                          <a:xfrm>
                            <a:off x="10166" y="769"/>
                            <a:ext cx="222" cy="21"/>
                          </a:xfrm>
                          <a:custGeom>
                            <a:avLst/>
                            <a:gdLst>
                              <a:gd name="T0" fmla="*/ 0 w 222"/>
                              <a:gd name="T1" fmla="*/ 0 h 21"/>
                              <a:gd name="T2" fmla="*/ 221 w 222"/>
                              <a:gd name="T3" fmla="*/ 0 h 21"/>
                              <a:gd name="T4" fmla="*/ 221 w 222"/>
                              <a:gd name="T5" fmla="*/ 20 h 21"/>
                              <a:gd name="T6" fmla="*/ 0 w 222"/>
                              <a:gd name="T7" fmla="*/ 20 h 21"/>
                              <a:gd name="T8" fmla="*/ 0 w 222"/>
                              <a:gd name="T9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2" h="21">
                                <a:moveTo>
                                  <a:pt x="0" y="0"/>
                                </a:moveTo>
                                <a:lnTo>
                                  <a:pt x="221" y="0"/>
                                </a:lnTo>
                                <a:lnTo>
                                  <a:pt x="221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67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51" y="668"/>
                            <a:ext cx="12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" name="Freeform 68"/>
                        <wps:cNvSpPr>
                          <a:spLocks/>
                        </wps:cNvSpPr>
                        <wps:spPr bwMode="auto">
                          <a:xfrm>
                            <a:off x="10280" y="677"/>
                            <a:ext cx="26" cy="40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40"/>
                              <a:gd name="T2" fmla="*/ 11 w 26"/>
                              <a:gd name="T3" fmla="*/ 5 h 40"/>
                              <a:gd name="T4" fmla="*/ 20 w 26"/>
                              <a:gd name="T5" fmla="*/ 14 h 40"/>
                              <a:gd name="T6" fmla="*/ 25 w 26"/>
                              <a:gd name="T7" fmla="*/ 26 h 40"/>
                              <a:gd name="T8" fmla="*/ 24 w 26"/>
                              <a:gd name="T9" fmla="*/ 39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6" h="40">
                                <a:moveTo>
                                  <a:pt x="0" y="0"/>
                                </a:moveTo>
                                <a:lnTo>
                                  <a:pt x="11" y="5"/>
                                </a:lnTo>
                                <a:lnTo>
                                  <a:pt x="20" y="14"/>
                                </a:lnTo>
                                <a:lnTo>
                                  <a:pt x="25" y="26"/>
                                </a:lnTo>
                                <a:lnTo>
                                  <a:pt x="24" y="39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69"/>
                        <wps:cNvSpPr>
                          <a:spLocks/>
                        </wps:cNvSpPr>
                        <wps:spPr bwMode="auto">
                          <a:xfrm>
                            <a:off x="10271" y="688"/>
                            <a:ext cx="23" cy="30"/>
                          </a:xfrm>
                          <a:custGeom>
                            <a:avLst/>
                            <a:gdLst>
                              <a:gd name="T0" fmla="*/ 0 w 23"/>
                              <a:gd name="T1" fmla="*/ 0 h 30"/>
                              <a:gd name="T2" fmla="*/ 13 w 23"/>
                              <a:gd name="T3" fmla="*/ 3 h 30"/>
                              <a:gd name="T4" fmla="*/ 22 w 23"/>
                              <a:gd name="T5" fmla="*/ 16 h 30"/>
                              <a:gd name="T6" fmla="*/ 19 w 23"/>
                              <a:gd name="T7" fmla="*/ 29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" h="30">
                                <a:moveTo>
                                  <a:pt x="0" y="0"/>
                                </a:moveTo>
                                <a:lnTo>
                                  <a:pt x="13" y="3"/>
                                </a:lnTo>
                                <a:lnTo>
                                  <a:pt x="22" y="16"/>
                                </a:lnTo>
                                <a:lnTo>
                                  <a:pt x="19" y="29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70"/>
                        <wps:cNvSpPr>
                          <a:spLocks/>
                        </wps:cNvSpPr>
                        <wps:spPr bwMode="auto">
                          <a:xfrm>
                            <a:off x="10265" y="699"/>
                            <a:ext cx="16" cy="21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21"/>
                              <a:gd name="T2" fmla="*/ 9 w 16"/>
                              <a:gd name="T3" fmla="*/ 2 h 21"/>
                              <a:gd name="T4" fmla="*/ 15 w 16"/>
                              <a:gd name="T5" fmla="*/ 11 h 21"/>
                              <a:gd name="T6" fmla="*/ 13 w 16"/>
                              <a:gd name="T7" fmla="*/ 2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" h="21">
                                <a:moveTo>
                                  <a:pt x="0" y="0"/>
                                </a:moveTo>
                                <a:lnTo>
                                  <a:pt x="9" y="2"/>
                                </a:lnTo>
                                <a:lnTo>
                                  <a:pt x="15" y="11"/>
                                </a:lnTo>
                                <a:lnTo>
                                  <a:pt x="13" y="20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71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29" y="707"/>
                            <a:ext cx="12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" name="Freeform 72"/>
                        <wps:cNvSpPr>
                          <a:spLocks/>
                        </wps:cNvSpPr>
                        <wps:spPr bwMode="auto">
                          <a:xfrm>
                            <a:off x="10023" y="678"/>
                            <a:ext cx="41" cy="55"/>
                          </a:xfrm>
                          <a:custGeom>
                            <a:avLst/>
                            <a:gdLst>
                              <a:gd name="T0" fmla="*/ 40 w 41"/>
                              <a:gd name="T1" fmla="*/ 54 h 55"/>
                              <a:gd name="T2" fmla="*/ 25 w 41"/>
                              <a:gd name="T3" fmla="*/ 50 h 55"/>
                              <a:gd name="T4" fmla="*/ 13 w 41"/>
                              <a:gd name="T5" fmla="*/ 39 h 55"/>
                              <a:gd name="T6" fmla="*/ 4 w 41"/>
                              <a:gd name="T7" fmla="*/ 21 h 55"/>
                              <a:gd name="T8" fmla="*/ 0 w 41"/>
                              <a:gd name="T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" h="55">
                                <a:moveTo>
                                  <a:pt x="40" y="54"/>
                                </a:moveTo>
                                <a:lnTo>
                                  <a:pt x="25" y="50"/>
                                </a:lnTo>
                                <a:lnTo>
                                  <a:pt x="13" y="39"/>
                                </a:lnTo>
                                <a:lnTo>
                                  <a:pt x="4" y="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73"/>
                        <wps:cNvSpPr>
                          <a:spLocks/>
                        </wps:cNvSpPr>
                        <wps:spPr bwMode="auto">
                          <a:xfrm>
                            <a:off x="9869" y="680"/>
                            <a:ext cx="67" cy="151"/>
                          </a:xfrm>
                          <a:custGeom>
                            <a:avLst/>
                            <a:gdLst>
                              <a:gd name="T0" fmla="*/ 0 w 67"/>
                              <a:gd name="T1" fmla="*/ 150 h 151"/>
                              <a:gd name="T2" fmla="*/ 25 w 67"/>
                              <a:gd name="T3" fmla="*/ 138 h 151"/>
                              <a:gd name="T4" fmla="*/ 46 w 67"/>
                              <a:gd name="T5" fmla="*/ 106 h 151"/>
                              <a:gd name="T6" fmla="*/ 60 w 67"/>
                              <a:gd name="T7" fmla="*/ 58 h 151"/>
                              <a:gd name="T8" fmla="*/ 66 w 67"/>
                              <a:gd name="T9" fmla="*/ 0 h 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7" h="151">
                                <a:moveTo>
                                  <a:pt x="0" y="150"/>
                                </a:moveTo>
                                <a:lnTo>
                                  <a:pt x="25" y="138"/>
                                </a:lnTo>
                                <a:lnTo>
                                  <a:pt x="46" y="106"/>
                                </a:lnTo>
                                <a:lnTo>
                                  <a:pt x="60" y="58"/>
                                </a:lnTo>
                                <a:lnTo>
                                  <a:pt x="66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74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31" y="532"/>
                            <a:ext cx="40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Picture 75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55" y="691"/>
                            <a:ext cx="80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" name="Picture 76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18" y="495"/>
                            <a:ext cx="12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0" name="Freeform 77"/>
                        <wps:cNvSpPr>
                          <a:spLocks/>
                        </wps:cNvSpPr>
                        <wps:spPr bwMode="auto">
                          <a:xfrm>
                            <a:off x="10430" y="592"/>
                            <a:ext cx="108" cy="72"/>
                          </a:xfrm>
                          <a:custGeom>
                            <a:avLst/>
                            <a:gdLst>
                              <a:gd name="T0" fmla="*/ 0 w 108"/>
                              <a:gd name="T1" fmla="*/ 0 h 72"/>
                              <a:gd name="T2" fmla="*/ 107 w 108"/>
                              <a:gd name="T3" fmla="*/ 0 h 72"/>
                              <a:gd name="T4" fmla="*/ 107 w 108"/>
                              <a:gd name="T5" fmla="*/ 71 h 72"/>
                              <a:gd name="T6" fmla="*/ 0 w 108"/>
                              <a:gd name="T7" fmla="*/ 71 h 72"/>
                              <a:gd name="T8" fmla="*/ 0 w 108"/>
                              <a:gd name="T9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8" h="72">
                                <a:moveTo>
                                  <a:pt x="0" y="0"/>
                                </a:moveTo>
                                <a:lnTo>
                                  <a:pt x="107" y="0"/>
                                </a:lnTo>
                                <a:lnTo>
                                  <a:pt x="107" y="71"/>
                                </a:lnTo>
                                <a:lnTo>
                                  <a:pt x="0" y="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78"/>
                          <pic:cNvPicPr>
                            <a:picLocks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09" y="708"/>
                            <a:ext cx="22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2" name="Freeform 79"/>
                        <wps:cNvSpPr>
                          <a:spLocks/>
                        </wps:cNvSpPr>
                        <wps:spPr bwMode="auto">
                          <a:xfrm>
                            <a:off x="9466" y="610"/>
                            <a:ext cx="453" cy="71"/>
                          </a:xfrm>
                          <a:custGeom>
                            <a:avLst/>
                            <a:gdLst>
                              <a:gd name="T0" fmla="*/ 344 w 453"/>
                              <a:gd name="T1" fmla="*/ 0 h 71"/>
                              <a:gd name="T2" fmla="*/ 108 w 453"/>
                              <a:gd name="T3" fmla="*/ 0 h 71"/>
                              <a:gd name="T4" fmla="*/ 0 w 453"/>
                              <a:gd name="T5" fmla="*/ 70 h 71"/>
                              <a:gd name="T6" fmla="*/ 452 w 453"/>
                              <a:gd name="T7" fmla="*/ 70 h 71"/>
                              <a:gd name="T8" fmla="*/ 344 w 453"/>
                              <a:gd name="T9" fmla="*/ 0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3" h="71">
                                <a:moveTo>
                                  <a:pt x="344" y="0"/>
                                </a:moveTo>
                                <a:lnTo>
                                  <a:pt x="108" y="0"/>
                                </a:lnTo>
                                <a:lnTo>
                                  <a:pt x="0" y="70"/>
                                </a:lnTo>
                                <a:lnTo>
                                  <a:pt x="452" y="70"/>
                                </a:lnTo>
                                <a:lnTo>
                                  <a:pt x="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80"/>
                        <wps:cNvSpPr>
                          <a:spLocks/>
                        </wps:cNvSpPr>
                        <wps:spPr bwMode="auto">
                          <a:xfrm>
                            <a:off x="9466" y="610"/>
                            <a:ext cx="453" cy="71"/>
                          </a:xfrm>
                          <a:custGeom>
                            <a:avLst/>
                            <a:gdLst>
                              <a:gd name="T0" fmla="*/ 0 w 453"/>
                              <a:gd name="T1" fmla="*/ 70 h 71"/>
                              <a:gd name="T2" fmla="*/ 108 w 453"/>
                              <a:gd name="T3" fmla="*/ 0 h 71"/>
                              <a:gd name="T4" fmla="*/ 344 w 453"/>
                              <a:gd name="T5" fmla="*/ 0 h 71"/>
                              <a:gd name="T6" fmla="*/ 452 w 453"/>
                              <a:gd name="T7" fmla="*/ 70 h 71"/>
                              <a:gd name="T8" fmla="*/ 0 w 453"/>
                              <a:gd name="T9" fmla="*/ 70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3" h="71">
                                <a:moveTo>
                                  <a:pt x="0" y="70"/>
                                </a:moveTo>
                                <a:lnTo>
                                  <a:pt x="108" y="0"/>
                                </a:lnTo>
                                <a:lnTo>
                                  <a:pt x="344" y="0"/>
                                </a:lnTo>
                                <a:lnTo>
                                  <a:pt x="452" y="70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81"/>
                        <wps:cNvSpPr>
                          <a:spLocks/>
                        </wps:cNvSpPr>
                        <wps:spPr bwMode="auto">
                          <a:xfrm>
                            <a:off x="9364" y="329"/>
                            <a:ext cx="373" cy="68"/>
                          </a:xfrm>
                          <a:custGeom>
                            <a:avLst/>
                            <a:gdLst>
                              <a:gd name="T0" fmla="*/ 372 w 373"/>
                              <a:gd name="T1" fmla="*/ 0 h 68"/>
                              <a:gd name="T2" fmla="*/ 0 w 373"/>
                              <a:gd name="T3" fmla="*/ 67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73" h="68">
                                <a:moveTo>
                                  <a:pt x="372" y="0"/>
                                </a:moveTo>
                                <a:lnTo>
                                  <a:pt x="0" y="67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82"/>
                        <wps:cNvSpPr>
                          <a:spLocks/>
                        </wps:cNvSpPr>
                        <wps:spPr bwMode="auto">
                          <a:xfrm>
                            <a:off x="9875" y="329"/>
                            <a:ext cx="231" cy="93"/>
                          </a:xfrm>
                          <a:custGeom>
                            <a:avLst/>
                            <a:gdLst>
                              <a:gd name="T0" fmla="*/ 230 w 231"/>
                              <a:gd name="T1" fmla="*/ 92 h 93"/>
                              <a:gd name="T2" fmla="*/ 0 w 231"/>
                              <a:gd name="T3" fmla="*/ 0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31" h="93">
                                <a:moveTo>
                                  <a:pt x="230" y="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83"/>
                        <wps:cNvSpPr>
                          <a:spLocks/>
                        </wps:cNvSpPr>
                        <wps:spPr bwMode="auto">
                          <a:xfrm>
                            <a:off x="9774" y="398"/>
                            <a:ext cx="32" cy="151"/>
                          </a:xfrm>
                          <a:custGeom>
                            <a:avLst/>
                            <a:gdLst>
                              <a:gd name="T0" fmla="*/ 0 w 32"/>
                              <a:gd name="T1" fmla="*/ 150 h 151"/>
                              <a:gd name="T2" fmla="*/ 31 w 32"/>
                              <a:gd name="T3" fmla="*/ 0 h 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2" h="151">
                                <a:moveTo>
                                  <a:pt x="0" y="150"/>
                                </a:move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84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75" y="869"/>
                            <a:ext cx="44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" name="Picture 85"/>
                          <pic:cNvPicPr>
                            <a:picLocks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25" y="756"/>
                            <a:ext cx="44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9" name="Picture 86"/>
                          <pic:cNvPicPr>
                            <a:picLocks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62" y="852"/>
                            <a:ext cx="44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" name="Picture 87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16" y="423"/>
                            <a:ext cx="36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88"/>
                          <pic:cNvPicPr>
                            <a:picLocks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11" y="235"/>
                            <a:ext cx="1000" cy="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" name="Freeform 89"/>
                        <wps:cNvSpPr>
                          <a:spLocks/>
                        </wps:cNvSpPr>
                        <wps:spPr bwMode="auto">
                          <a:xfrm>
                            <a:off x="8286" y="515"/>
                            <a:ext cx="823" cy="535"/>
                          </a:xfrm>
                          <a:custGeom>
                            <a:avLst/>
                            <a:gdLst>
                              <a:gd name="T0" fmla="*/ 0 w 823"/>
                              <a:gd name="T1" fmla="*/ 534 h 535"/>
                              <a:gd name="T2" fmla="*/ 822 w 823"/>
                              <a:gd name="T3" fmla="*/ 0 h 5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3" h="535">
                                <a:moveTo>
                                  <a:pt x="0" y="534"/>
                                </a:moveTo>
                                <a:lnTo>
                                  <a:pt x="822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90"/>
                        <wps:cNvSpPr>
                          <a:spLocks/>
                        </wps:cNvSpPr>
                        <wps:spPr bwMode="auto">
                          <a:xfrm>
                            <a:off x="8245" y="275"/>
                            <a:ext cx="860" cy="246"/>
                          </a:xfrm>
                          <a:custGeom>
                            <a:avLst/>
                            <a:gdLst>
                              <a:gd name="T0" fmla="*/ 0 w 860"/>
                              <a:gd name="T1" fmla="*/ 0 h 246"/>
                              <a:gd name="T2" fmla="*/ 859 w 860"/>
                              <a:gd name="T3" fmla="*/ 245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0" h="246">
                                <a:moveTo>
                                  <a:pt x="0" y="0"/>
                                </a:moveTo>
                                <a:lnTo>
                                  <a:pt x="859" y="245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91"/>
                        <wps:cNvSpPr>
                          <a:spLocks/>
                        </wps:cNvSpPr>
                        <wps:spPr bwMode="auto">
                          <a:xfrm>
                            <a:off x="8023" y="655"/>
                            <a:ext cx="264" cy="1"/>
                          </a:xfrm>
                          <a:custGeom>
                            <a:avLst/>
                            <a:gdLst>
                              <a:gd name="T0" fmla="*/ 263 w 264"/>
                              <a:gd name="T1" fmla="*/ 0 h 1"/>
                              <a:gd name="T2" fmla="*/ 0 w 264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64" h="1">
                                <a:moveTo>
                                  <a:pt x="26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92"/>
                          <pic:cNvPicPr>
                            <a:picLocks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9" y="902"/>
                            <a:ext cx="1160" cy="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6" name="Freeform 93"/>
                        <wps:cNvSpPr>
                          <a:spLocks/>
                        </wps:cNvSpPr>
                        <wps:spPr bwMode="auto">
                          <a:xfrm>
                            <a:off x="7022" y="902"/>
                            <a:ext cx="874" cy="536"/>
                          </a:xfrm>
                          <a:custGeom>
                            <a:avLst/>
                            <a:gdLst>
                              <a:gd name="T0" fmla="*/ 873 w 874"/>
                              <a:gd name="T1" fmla="*/ 535 h 536"/>
                              <a:gd name="T2" fmla="*/ 0 w 874"/>
                              <a:gd name="T3" fmla="*/ 0 h 5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4" h="536">
                                <a:moveTo>
                                  <a:pt x="873" y="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94"/>
                        <wps:cNvSpPr>
                          <a:spLocks/>
                        </wps:cNvSpPr>
                        <wps:spPr bwMode="auto">
                          <a:xfrm>
                            <a:off x="6901" y="902"/>
                            <a:ext cx="121" cy="950"/>
                          </a:xfrm>
                          <a:custGeom>
                            <a:avLst/>
                            <a:gdLst>
                              <a:gd name="T0" fmla="*/ 0 w 121"/>
                              <a:gd name="T1" fmla="*/ 949 h 950"/>
                              <a:gd name="T2" fmla="*/ 120 w 121"/>
                              <a:gd name="T3" fmla="*/ 0 h 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1" h="950">
                                <a:moveTo>
                                  <a:pt x="0" y="949"/>
                                </a:moveTo>
                                <a:lnTo>
                                  <a:pt x="120" y="0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95"/>
                          <pic:cNvPicPr>
                            <a:picLocks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75" y="1421"/>
                            <a:ext cx="320" cy="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9" name="Freeform 96"/>
                        <wps:cNvSpPr>
                          <a:spLocks/>
                        </wps:cNvSpPr>
                        <wps:spPr bwMode="auto">
                          <a:xfrm>
                            <a:off x="7976" y="1421"/>
                            <a:ext cx="321" cy="1162"/>
                          </a:xfrm>
                          <a:custGeom>
                            <a:avLst/>
                            <a:gdLst>
                              <a:gd name="T0" fmla="*/ 7 w 321"/>
                              <a:gd name="T1" fmla="*/ 2 h 1162"/>
                              <a:gd name="T2" fmla="*/ 92 w 321"/>
                              <a:gd name="T3" fmla="*/ 0 h 1162"/>
                              <a:gd name="T4" fmla="*/ 158 w 321"/>
                              <a:gd name="T5" fmla="*/ 0 h 1162"/>
                              <a:gd name="T6" fmla="*/ 225 w 321"/>
                              <a:gd name="T7" fmla="*/ 2 h 1162"/>
                              <a:gd name="T8" fmla="*/ 315 w 321"/>
                              <a:gd name="T9" fmla="*/ 2 h 1162"/>
                              <a:gd name="T10" fmla="*/ 316 w 321"/>
                              <a:gd name="T11" fmla="*/ 66 h 1162"/>
                              <a:gd name="T12" fmla="*/ 317 w 321"/>
                              <a:gd name="T13" fmla="*/ 139 h 1162"/>
                              <a:gd name="T14" fmla="*/ 317 w 321"/>
                              <a:gd name="T15" fmla="*/ 216 h 1162"/>
                              <a:gd name="T16" fmla="*/ 315 w 321"/>
                              <a:gd name="T17" fmla="*/ 292 h 1162"/>
                              <a:gd name="T18" fmla="*/ 311 w 321"/>
                              <a:gd name="T19" fmla="*/ 358 h 1162"/>
                              <a:gd name="T20" fmla="*/ 308 w 321"/>
                              <a:gd name="T21" fmla="*/ 416 h 1162"/>
                              <a:gd name="T22" fmla="*/ 309 w 321"/>
                              <a:gd name="T23" fmla="*/ 479 h 1162"/>
                              <a:gd name="T24" fmla="*/ 315 w 321"/>
                              <a:gd name="T25" fmla="*/ 559 h 1162"/>
                              <a:gd name="T26" fmla="*/ 320 w 321"/>
                              <a:gd name="T27" fmla="*/ 641 h 1162"/>
                              <a:gd name="T28" fmla="*/ 319 w 321"/>
                              <a:gd name="T29" fmla="*/ 711 h 1162"/>
                              <a:gd name="T30" fmla="*/ 316 w 321"/>
                              <a:gd name="T31" fmla="*/ 777 h 1162"/>
                              <a:gd name="T32" fmla="*/ 315 w 321"/>
                              <a:gd name="T33" fmla="*/ 848 h 1162"/>
                              <a:gd name="T34" fmla="*/ 316 w 321"/>
                              <a:gd name="T35" fmla="*/ 926 h 1162"/>
                              <a:gd name="T36" fmla="*/ 318 w 321"/>
                              <a:gd name="T37" fmla="*/ 1004 h 1162"/>
                              <a:gd name="T38" fmla="*/ 318 w 321"/>
                              <a:gd name="T39" fmla="*/ 1083 h 1162"/>
                              <a:gd name="T40" fmla="*/ 315 w 321"/>
                              <a:gd name="T41" fmla="*/ 1161 h 1162"/>
                              <a:gd name="T42" fmla="*/ 236 w 321"/>
                              <a:gd name="T43" fmla="*/ 1160 h 1162"/>
                              <a:gd name="T44" fmla="*/ 162 w 321"/>
                              <a:gd name="T45" fmla="*/ 1158 h 1162"/>
                              <a:gd name="T46" fmla="*/ 87 w 321"/>
                              <a:gd name="T47" fmla="*/ 1158 h 1162"/>
                              <a:gd name="T48" fmla="*/ 7 w 321"/>
                              <a:gd name="T49" fmla="*/ 1161 h 1162"/>
                              <a:gd name="T50" fmla="*/ 11 w 321"/>
                              <a:gd name="T51" fmla="*/ 1086 h 1162"/>
                              <a:gd name="T52" fmla="*/ 14 w 321"/>
                              <a:gd name="T53" fmla="*/ 1017 h 1162"/>
                              <a:gd name="T54" fmla="*/ 12 w 321"/>
                              <a:gd name="T55" fmla="*/ 954 h 1162"/>
                              <a:gd name="T56" fmla="*/ 7 w 321"/>
                              <a:gd name="T57" fmla="*/ 895 h 1162"/>
                              <a:gd name="T58" fmla="*/ 1 w 321"/>
                              <a:gd name="T59" fmla="*/ 831 h 1162"/>
                              <a:gd name="T60" fmla="*/ 0 w 321"/>
                              <a:gd name="T61" fmla="*/ 757 h 1162"/>
                              <a:gd name="T62" fmla="*/ 2 w 321"/>
                              <a:gd name="T63" fmla="*/ 677 h 1162"/>
                              <a:gd name="T64" fmla="*/ 7 w 321"/>
                              <a:gd name="T65" fmla="*/ 593 h 1162"/>
                              <a:gd name="T66" fmla="*/ 10 w 321"/>
                              <a:gd name="T67" fmla="*/ 514 h 1162"/>
                              <a:gd name="T68" fmla="*/ 8 w 321"/>
                              <a:gd name="T69" fmla="*/ 441 h 1162"/>
                              <a:gd name="T70" fmla="*/ 5 w 321"/>
                              <a:gd name="T71" fmla="*/ 375 h 1162"/>
                              <a:gd name="T72" fmla="*/ 7 w 321"/>
                              <a:gd name="T73" fmla="*/ 315 h 1162"/>
                              <a:gd name="T74" fmla="*/ 8 w 321"/>
                              <a:gd name="T75" fmla="*/ 251 h 1162"/>
                              <a:gd name="T76" fmla="*/ 6 w 321"/>
                              <a:gd name="T77" fmla="*/ 175 h 1162"/>
                              <a:gd name="T78" fmla="*/ 4 w 321"/>
                              <a:gd name="T79" fmla="*/ 91 h 1162"/>
                              <a:gd name="T80" fmla="*/ 7 w 321"/>
                              <a:gd name="T81" fmla="*/ 2 h 1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1" h="1162">
                                <a:moveTo>
                                  <a:pt x="7" y="2"/>
                                </a:moveTo>
                                <a:lnTo>
                                  <a:pt x="92" y="0"/>
                                </a:lnTo>
                                <a:lnTo>
                                  <a:pt x="158" y="0"/>
                                </a:lnTo>
                                <a:lnTo>
                                  <a:pt x="225" y="2"/>
                                </a:lnTo>
                                <a:lnTo>
                                  <a:pt x="315" y="2"/>
                                </a:lnTo>
                                <a:lnTo>
                                  <a:pt x="316" y="66"/>
                                </a:lnTo>
                                <a:lnTo>
                                  <a:pt x="317" y="139"/>
                                </a:lnTo>
                                <a:lnTo>
                                  <a:pt x="317" y="216"/>
                                </a:lnTo>
                                <a:lnTo>
                                  <a:pt x="315" y="292"/>
                                </a:lnTo>
                                <a:lnTo>
                                  <a:pt x="311" y="358"/>
                                </a:lnTo>
                                <a:lnTo>
                                  <a:pt x="308" y="416"/>
                                </a:lnTo>
                                <a:lnTo>
                                  <a:pt x="309" y="479"/>
                                </a:lnTo>
                                <a:lnTo>
                                  <a:pt x="315" y="559"/>
                                </a:lnTo>
                                <a:lnTo>
                                  <a:pt x="320" y="641"/>
                                </a:lnTo>
                                <a:lnTo>
                                  <a:pt x="319" y="711"/>
                                </a:lnTo>
                                <a:lnTo>
                                  <a:pt x="316" y="777"/>
                                </a:lnTo>
                                <a:lnTo>
                                  <a:pt x="315" y="848"/>
                                </a:lnTo>
                                <a:lnTo>
                                  <a:pt x="316" y="926"/>
                                </a:lnTo>
                                <a:lnTo>
                                  <a:pt x="318" y="1004"/>
                                </a:lnTo>
                                <a:lnTo>
                                  <a:pt x="318" y="1083"/>
                                </a:lnTo>
                                <a:lnTo>
                                  <a:pt x="315" y="1161"/>
                                </a:lnTo>
                                <a:lnTo>
                                  <a:pt x="236" y="1160"/>
                                </a:lnTo>
                                <a:lnTo>
                                  <a:pt x="162" y="1158"/>
                                </a:lnTo>
                                <a:lnTo>
                                  <a:pt x="87" y="1158"/>
                                </a:lnTo>
                                <a:lnTo>
                                  <a:pt x="7" y="1161"/>
                                </a:lnTo>
                                <a:lnTo>
                                  <a:pt x="11" y="1086"/>
                                </a:lnTo>
                                <a:lnTo>
                                  <a:pt x="14" y="1017"/>
                                </a:lnTo>
                                <a:lnTo>
                                  <a:pt x="12" y="954"/>
                                </a:lnTo>
                                <a:lnTo>
                                  <a:pt x="7" y="895"/>
                                </a:lnTo>
                                <a:lnTo>
                                  <a:pt x="1" y="831"/>
                                </a:lnTo>
                                <a:lnTo>
                                  <a:pt x="0" y="757"/>
                                </a:lnTo>
                                <a:lnTo>
                                  <a:pt x="2" y="677"/>
                                </a:lnTo>
                                <a:lnTo>
                                  <a:pt x="7" y="593"/>
                                </a:lnTo>
                                <a:lnTo>
                                  <a:pt x="10" y="514"/>
                                </a:lnTo>
                                <a:lnTo>
                                  <a:pt x="8" y="441"/>
                                </a:lnTo>
                                <a:lnTo>
                                  <a:pt x="5" y="375"/>
                                </a:lnTo>
                                <a:lnTo>
                                  <a:pt x="7" y="315"/>
                                </a:lnTo>
                                <a:lnTo>
                                  <a:pt x="8" y="251"/>
                                </a:lnTo>
                                <a:lnTo>
                                  <a:pt x="6" y="175"/>
                                </a:lnTo>
                                <a:lnTo>
                                  <a:pt x="4" y="91"/>
                                </a:lnTo>
                                <a:lnTo>
                                  <a:pt x="7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3B383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Picture 97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84" y="2158"/>
                            <a:ext cx="5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" name="Freeform 98"/>
                        <wps:cNvSpPr>
                          <a:spLocks/>
                        </wps:cNvSpPr>
                        <wps:spPr bwMode="auto">
                          <a:xfrm>
                            <a:off x="7282" y="2157"/>
                            <a:ext cx="555" cy="420"/>
                          </a:xfrm>
                          <a:custGeom>
                            <a:avLst/>
                            <a:gdLst>
                              <a:gd name="T0" fmla="*/ 4 w 555"/>
                              <a:gd name="T1" fmla="*/ 3 h 420"/>
                              <a:gd name="T2" fmla="*/ 87 w 555"/>
                              <a:gd name="T3" fmla="*/ 1 h 420"/>
                              <a:gd name="T4" fmla="*/ 146 w 555"/>
                              <a:gd name="T5" fmla="*/ 3 h 420"/>
                              <a:gd name="T6" fmla="*/ 205 w 555"/>
                              <a:gd name="T7" fmla="*/ 4 h 420"/>
                              <a:gd name="T8" fmla="*/ 288 w 555"/>
                              <a:gd name="T9" fmla="*/ 3 h 420"/>
                              <a:gd name="T10" fmla="*/ 373 w 555"/>
                              <a:gd name="T11" fmla="*/ 0 h 420"/>
                              <a:gd name="T12" fmla="*/ 433 w 555"/>
                              <a:gd name="T13" fmla="*/ 0 h 420"/>
                              <a:gd name="T14" fmla="*/ 486 w 555"/>
                              <a:gd name="T15" fmla="*/ 0 h 420"/>
                              <a:gd name="T16" fmla="*/ 550 w 555"/>
                              <a:gd name="T17" fmla="*/ 3 h 420"/>
                              <a:gd name="T18" fmla="*/ 547 w 555"/>
                              <a:gd name="T19" fmla="*/ 48 h 420"/>
                              <a:gd name="T20" fmla="*/ 546 w 555"/>
                              <a:gd name="T21" fmla="*/ 89 h 420"/>
                              <a:gd name="T22" fmla="*/ 548 w 555"/>
                              <a:gd name="T23" fmla="*/ 135 h 420"/>
                              <a:gd name="T24" fmla="*/ 550 w 555"/>
                              <a:gd name="T25" fmla="*/ 196 h 420"/>
                              <a:gd name="T26" fmla="*/ 552 w 555"/>
                              <a:gd name="T27" fmla="*/ 263 h 420"/>
                              <a:gd name="T28" fmla="*/ 554 w 555"/>
                              <a:gd name="T29" fmla="*/ 320 h 420"/>
                              <a:gd name="T30" fmla="*/ 553 w 555"/>
                              <a:gd name="T31" fmla="*/ 370 h 420"/>
                              <a:gd name="T32" fmla="*/ 550 w 555"/>
                              <a:gd name="T33" fmla="*/ 414 h 420"/>
                              <a:gd name="T34" fmla="*/ 497 w 555"/>
                              <a:gd name="T35" fmla="*/ 418 h 420"/>
                              <a:gd name="T36" fmla="*/ 429 w 555"/>
                              <a:gd name="T37" fmla="*/ 419 h 420"/>
                              <a:gd name="T38" fmla="*/ 356 w 555"/>
                              <a:gd name="T39" fmla="*/ 417 h 420"/>
                              <a:gd name="T40" fmla="*/ 288 w 555"/>
                              <a:gd name="T41" fmla="*/ 414 h 420"/>
                              <a:gd name="T42" fmla="*/ 218 w 555"/>
                              <a:gd name="T43" fmla="*/ 411 h 420"/>
                              <a:gd name="T44" fmla="*/ 142 w 555"/>
                              <a:gd name="T45" fmla="*/ 410 h 420"/>
                              <a:gd name="T46" fmla="*/ 68 w 555"/>
                              <a:gd name="T47" fmla="*/ 411 h 420"/>
                              <a:gd name="T48" fmla="*/ 4 w 555"/>
                              <a:gd name="T49" fmla="*/ 414 h 420"/>
                              <a:gd name="T50" fmla="*/ 5 w 555"/>
                              <a:gd name="T51" fmla="*/ 376 h 420"/>
                              <a:gd name="T52" fmla="*/ 4 w 555"/>
                              <a:gd name="T53" fmla="*/ 329 h 420"/>
                              <a:gd name="T54" fmla="*/ 4 w 555"/>
                              <a:gd name="T55" fmla="*/ 274 h 420"/>
                              <a:gd name="T56" fmla="*/ 4 w 555"/>
                              <a:gd name="T57" fmla="*/ 213 h 420"/>
                              <a:gd name="T58" fmla="*/ 3 w 555"/>
                              <a:gd name="T59" fmla="*/ 154 h 420"/>
                              <a:gd name="T60" fmla="*/ 0 w 555"/>
                              <a:gd name="T61" fmla="*/ 103 h 420"/>
                              <a:gd name="T62" fmla="*/ 0 w 555"/>
                              <a:gd name="T63" fmla="*/ 54 h 420"/>
                              <a:gd name="T64" fmla="*/ 4 w 555"/>
                              <a:gd name="T65" fmla="*/ 3 h 4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55" h="420">
                                <a:moveTo>
                                  <a:pt x="4" y="3"/>
                                </a:moveTo>
                                <a:lnTo>
                                  <a:pt x="87" y="1"/>
                                </a:lnTo>
                                <a:lnTo>
                                  <a:pt x="146" y="3"/>
                                </a:lnTo>
                                <a:lnTo>
                                  <a:pt x="205" y="4"/>
                                </a:lnTo>
                                <a:lnTo>
                                  <a:pt x="288" y="3"/>
                                </a:lnTo>
                                <a:lnTo>
                                  <a:pt x="373" y="0"/>
                                </a:lnTo>
                                <a:lnTo>
                                  <a:pt x="433" y="0"/>
                                </a:lnTo>
                                <a:lnTo>
                                  <a:pt x="486" y="0"/>
                                </a:lnTo>
                                <a:lnTo>
                                  <a:pt x="550" y="3"/>
                                </a:lnTo>
                                <a:lnTo>
                                  <a:pt x="547" y="48"/>
                                </a:lnTo>
                                <a:lnTo>
                                  <a:pt x="546" y="89"/>
                                </a:lnTo>
                                <a:lnTo>
                                  <a:pt x="548" y="135"/>
                                </a:lnTo>
                                <a:lnTo>
                                  <a:pt x="550" y="196"/>
                                </a:lnTo>
                                <a:lnTo>
                                  <a:pt x="552" y="263"/>
                                </a:lnTo>
                                <a:lnTo>
                                  <a:pt x="554" y="320"/>
                                </a:lnTo>
                                <a:lnTo>
                                  <a:pt x="553" y="370"/>
                                </a:lnTo>
                                <a:lnTo>
                                  <a:pt x="550" y="414"/>
                                </a:lnTo>
                                <a:lnTo>
                                  <a:pt x="497" y="418"/>
                                </a:lnTo>
                                <a:lnTo>
                                  <a:pt x="429" y="419"/>
                                </a:lnTo>
                                <a:lnTo>
                                  <a:pt x="356" y="417"/>
                                </a:lnTo>
                                <a:lnTo>
                                  <a:pt x="288" y="414"/>
                                </a:lnTo>
                                <a:lnTo>
                                  <a:pt x="218" y="411"/>
                                </a:lnTo>
                                <a:lnTo>
                                  <a:pt x="142" y="410"/>
                                </a:lnTo>
                                <a:lnTo>
                                  <a:pt x="68" y="411"/>
                                </a:lnTo>
                                <a:lnTo>
                                  <a:pt x="4" y="414"/>
                                </a:lnTo>
                                <a:lnTo>
                                  <a:pt x="5" y="376"/>
                                </a:lnTo>
                                <a:lnTo>
                                  <a:pt x="4" y="329"/>
                                </a:lnTo>
                                <a:lnTo>
                                  <a:pt x="4" y="274"/>
                                </a:lnTo>
                                <a:lnTo>
                                  <a:pt x="4" y="213"/>
                                </a:lnTo>
                                <a:lnTo>
                                  <a:pt x="3" y="154"/>
                                </a:lnTo>
                                <a:lnTo>
                                  <a:pt x="0" y="103"/>
                                </a:lnTo>
                                <a:lnTo>
                                  <a:pt x="0" y="54"/>
                                </a:lnTo>
                                <a:lnTo>
                                  <a:pt x="4" y="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843C0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99"/>
                          <pic:cNvPicPr>
                            <a:picLocks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30" y="2036"/>
                            <a:ext cx="680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" name="Freeform 100"/>
                        <wps:cNvSpPr>
                          <a:spLocks/>
                        </wps:cNvSpPr>
                        <wps:spPr bwMode="auto">
                          <a:xfrm>
                            <a:off x="9830" y="2035"/>
                            <a:ext cx="688" cy="521"/>
                          </a:xfrm>
                          <a:custGeom>
                            <a:avLst/>
                            <a:gdLst>
                              <a:gd name="T0" fmla="*/ 0 w 688"/>
                              <a:gd name="T1" fmla="*/ 2 h 521"/>
                              <a:gd name="T2" fmla="*/ 77 w 688"/>
                              <a:gd name="T3" fmla="*/ 7 h 521"/>
                              <a:gd name="T4" fmla="*/ 143 w 688"/>
                              <a:gd name="T5" fmla="*/ 6 h 521"/>
                              <a:gd name="T6" fmla="*/ 207 w 688"/>
                              <a:gd name="T7" fmla="*/ 2 h 521"/>
                              <a:gd name="T8" fmla="*/ 274 w 688"/>
                              <a:gd name="T9" fmla="*/ 0 h 521"/>
                              <a:gd name="T10" fmla="*/ 354 w 688"/>
                              <a:gd name="T11" fmla="*/ 2 h 521"/>
                              <a:gd name="T12" fmla="*/ 449 w 688"/>
                              <a:gd name="T13" fmla="*/ 8 h 521"/>
                              <a:gd name="T14" fmla="*/ 526 w 688"/>
                              <a:gd name="T15" fmla="*/ 10 h 521"/>
                              <a:gd name="T16" fmla="*/ 599 w 688"/>
                              <a:gd name="T17" fmla="*/ 9 h 521"/>
                              <a:gd name="T18" fmla="*/ 680 w 688"/>
                              <a:gd name="T19" fmla="*/ 2 h 521"/>
                              <a:gd name="T20" fmla="*/ 682 w 688"/>
                              <a:gd name="T21" fmla="*/ 55 h 521"/>
                              <a:gd name="T22" fmla="*/ 681 w 688"/>
                              <a:gd name="T23" fmla="*/ 110 h 521"/>
                              <a:gd name="T24" fmla="*/ 679 w 688"/>
                              <a:gd name="T25" fmla="*/ 171 h 521"/>
                              <a:gd name="T26" fmla="*/ 680 w 688"/>
                              <a:gd name="T27" fmla="*/ 241 h 521"/>
                              <a:gd name="T28" fmla="*/ 684 w 688"/>
                              <a:gd name="T29" fmla="*/ 316 h 521"/>
                              <a:gd name="T30" fmla="*/ 687 w 688"/>
                              <a:gd name="T31" fmla="*/ 387 h 521"/>
                              <a:gd name="T32" fmla="*/ 686 w 688"/>
                              <a:gd name="T33" fmla="*/ 453 h 521"/>
                              <a:gd name="T34" fmla="*/ 680 w 688"/>
                              <a:gd name="T35" fmla="*/ 510 h 521"/>
                              <a:gd name="T36" fmla="*/ 619 w 688"/>
                              <a:gd name="T37" fmla="*/ 513 h 521"/>
                              <a:gd name="T38" fmla="*/ 546 w 688"/>
                              <a:gd name="T39" fmla="*/ 509 h 521"/>
                              <a:gd name="T40" fmla="*/ 459 w 688"/>
                              <a:gd name="T41" fmla="*/ 506 h 521"/>
                              <a:gd name="T42" fmla="*/ 354 w 688"/>
                              <a:gd name="T43" fmla="*/ 510 h 521"/>
                              <a:gd name="T44" fmla="*/ 251 w 688"/>
                              <a:gd name="T45" fmla="*/ 518 h 521"/>
                              <a:gd name="T46" fmla="*/ 167 w 688"/>
                              <a:gd name="T47" fmla="*/ 520 h 521"/>
                              <a:gd name="T48" fmla="*/ 87 w 688"/>
                              <a:gd name="T49" fmla="*/ 518 h 521"/>
                              <a:gd name="T50" fmla="*/ 0 w 688"/>
                              <a:gd name="T51" fmla="*/ 510 h 521"/>
                              <a:gd name="T52" fmla="*/ 4 w 688"/>
                              <a:gd name="T53" fmla="*/ 459 h 521"/>
                              <a:gd name="T54" fmla="*/ 4 w 688"/>
                              <a:gd name="T55" fmla="*/ 397 h 521"/>
                              <a:gd name="T56" fmla="*/ 1 w 688"/>
                              <a:gd name="T57" fmla="*/ 330 h 521"/>
                              <a:gd name="T58" fmla="*/ 0 w 688"/>
                              <a:gd name="T59" fmla="*/ 261 h 521"/>
                              <a:gd name="T60" fmla="*/ 0 w 688"/>
                              <a:gd name="T61" fmla="*/ 199 h 521"/>
                              <a:gd name="T62" fmla="*/ 3 w 688"/>
                              <a:gd name="T63" fmla="*/ 140 h 521"/>
                              <a:gd name="T64" fmla="*/ 3 w 688"/>
                              <a:gd name="T65" fmla="*/ 77 h 521"/>
                              <a:gd name="T66" fmla="*/ 0 w 688"/>
                              <a:gd name="T67" fmla="*/ 2 h 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8" h="521">
                                <a:moveTo>
                                  <a:pt x="0" y="2"/>
                                </a:moveTo>
                                <a:lnTo>
                                  <a:pt x="77" y="7"/>
                                </a:lnTo>
                                <a:lnTo>
                                  <a:pt x="143" y="6"/>
                                </a:lnTo>
                                <a:lnTo>
                                  <a:pt x="207" y="2"/>
                                </a:lnTo>
                                <a:lnTo>
                                  <a:pt x="274" y="0"/>
                                </a:lnTo>
                                <a:lnTo>
                                  <a:pt x="354" y="2"/>
                                </a:lnTo>
                                <a:lnTo>
                                  <a:pt x="449" y="8"/>
                                </a:lnTo>
                                <a:lnTo>
                                  <a:pt x="526" y="10"/>
                                </a:lnTo>
                                <a:lnTo>
                                  <a:pt x="599" y="9"/>
                                </a:lnTo>
                                <a:lnTo>
                                  <a:pt x="680" y="2"/>
                                </a:lnTo>
                                <a:lnTo>
                                  <a:pt x="682" y="55"/>
                                </a:lnTo>
                                <a:lnTo>
                                  <a:pt x="681" y="110"/>
                                </a:lnTo>
                                <a:lnTo>
                                  <a:pt x="679" y="171"/>
                                </a:lnTo>
                                <a:lnTo>
                                  <a:pt x="680" y="241"/>
                                </a:lnTo>
                                <a:lnTo>
                                  <a:pt x="684" y="316"/>
                                </a:lnTo>
                                <a:lnTo>
                                  <a:pt x="687" y="387"/>
                                </a:lnTo>
                                <a:lnTo>
                                  <a:pt x="686" y="453"/>
                                </a:lnTo>
                                <a:lnTo>
                                  <a:pt x="680" y="510"/>
                                </a:lnTo>
                                <a:lnTo>
                                  <a:pt x="619" y="513"/>
                                </a:lnTo>
                                <a:lnTo>
                                  <a:pt x="546" y="509"/>
                                </a:lnTo>
                                <a:lnTo>
                                  <a:pt x="459" y="506"/>
                                </a:lnTo>
                                <a:lnTo>
                                  <a:pt x="354" y="510"/>
                                </a:lnTo>
                                <a:lnTo>
                                  <a:pt x="251" y="518"/>
                                </a:lnTo>
                                <a:lnTo>
                                  <a:pt x="167" y="520"/>
                                </a:lnTo>
                                <a:lnTo>
                                  <a:pt x="87" y="518"/>
                                </a:lnTo>
                                <a:lnTo>
                                  <a:pt x="0" y="510"/>
                                </a:lnTo>
                                <a:lnTo>
                                  <a:pt x="4" y="459"/>
                                </a:lnTo>
                                <a:lnTo>
                                  <a:pt x="4" y="397"/>
                                </a:lnTo>
                                <a:lnTo>
                                  <a:pt x="1" y="330"/>
                                </a:lnTo>
                                <a:lnTo>
                                  <a:pt x="0" y="261"/>
                                </a:lnTo>
                                <a:lnTo>
                                  <a:pt x="0" y="199"/>
                                </a:lnTo>
                                <a:lnTo>
                                  <a:pt x="3" y="140"/>
                                </a:lnTo>
                                <a:lnTo>
                                  <a:pt x="3" y="77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01"/>
                          <pic:cNvPicPr>
                            <a:picLocks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37" y="2233"/>
                            <a:ext cx="1300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5" name="Freeform 102"/>
                        <wps:cNvSpPr>
                          <a:spLocks/>
                        </wps:cNvSpPr>
                        <wps:spPr bwMode="auto">
                          <a:xfrm>
                            <a:off x="8443" y="2231"/>
                            <a:ext cx="1299" cy="341"/>
                          </a:xfrm>
                          <a:custGeom>
                            <a:avLst/>
                            <a:gdLst>
                              <a:gd name="T0" fmla="*/ 0 w 1299"/>
                              <a:gd name="T1" fmla="*/ 6 h 341"/>
                              <a:gd name="T2" fmla="*/ 72 w 1299"/>
                              <a:gd name="T3" fmla="*/ 5 h 341"/>
                              <a:gd name="T4" fmla="*/ 142 w 1299"/>
                              <a:gd name="T5" fmla="*/ 3 h 341"/>
                              <a:gd name="T6" fmla="*/ 219 w 1299"/>
                              <a:gd name="T7" fmla="*/ 3 h 341"/>
                              <a:gd name="T8" fmla="*/ 311 w 1299"/>
                              <a:gd name="T9" fmla="*/ 6 h 341"/>
                              <a:gd name="T10" fmla="*/ 407 w 1299"/>
                              <a:gd name="T11" fmla="*/ 11 h 341"/>
                              <a:gd name="T12" fmla="*/ 492 w 1299"/>
                              <a:gd name="T13" fmla="*/ 13 h 341"/>
                              <a:gd name="T14" fmla="*/ 567 w 1299"/>
                              <a:gd name="T15" fmla="*/ 12 h 341"/>
                              <a:gd name="T16" fmla="*/ 634 w 1299"/>
                              <a:gd name="T17" fmla="*/ 6 h 341"/>
                              <a:gd name="T18" fmla="*/ 702 w 1299"/>
                              <a:gd name="T19" fmla="*/ 3 h 341"/>
                              <a:gd name="T20" fmla="*/ 777 w 1299"/>
                              <a:gd name="T21" fmla="*/ 4 h 341"/>
                              <a:gd name="T22" fmla="*/ 862 w 1299"/>
                              <a:gd name="T23" fmla="*/ 7 h 341"/>
                              <a:gd name="T24" fmla="*/ 958 w 1299"/>
                              <a:gd name="T25" fmla="*/ 6 h 341"/>
                              <a:gd name="T26" fmla="*/ 1051 w 1299"/>
                              <a:gd name="T27" fmla="*/ 3 h 341"/>
                              <a:gd name="T28" fmla="*/ 1131 w 1299"/>
                              <a:gd name="T29" fmla="*/ 0 h 341"/>
                              <a:gd name="T30" fmla="*/ 1208 w 1299"/>
                              <a:gd name="T31" fmla="*/ 0 h 341"/>
                              <a:gd name="T32" fmla="*/ 1295 w 1299"/>
                              <a:gd name="T33" fmla="*/ 6 h 341"/>
                              <a:gd name="T34" fmla="*/ 1298 w 1299"/>
                              <a:gd name="T35" fmla="*/ 100 h 341"/>
                              <a:gd name="T36" fmla="*/ 1295 w 1299"/>
                              <a:gd name="T37" fmla="*/ 182 h 341"/>
                              <a:gd name="T38" fmla="*/ 1292 w 1299"/>
                              <a:gd name="T39" fmla="*/ 259 h 341"/>
                              <a:gd name="T40" fmla="*/ 1295 w 1299"/>
                              <a:gd name="T41" fmla="*/ 334 h 341"/>
                              <a:gd name="T42" fmla="*/ 1227 w 1299"/>
                              <a:gd name="T43" fmla="*/ 340 h 341"/>
                              <a:gd name="T44" fmla="*/ 1151 w 1299"/>
                              <a:gd name="T45" fmla="*/ 340 h 341"/>
                              <a:gd name="T46" fmla="*/ 1066 w 1299"/>
                              <a:gd name="T47" fmla="*/ 337 h 341"/>
                              <a:gd name="T48" fmla="*/ 971 w 1299"/>
                              <a:gd name="T49" fmla="*/ 334 h 341"/>
                              <a:gd name="T50" fmla="*/ 878 w 1299"/>
                              <a:gd name="T51" fmla="*/ 335 h 341"/>
                              <a:gd name="T52" fmla="*/ 796 w 1299"/>
                              <a:gd name="T53" fmla="*/ 337 h 341"/>
                              <a:gd name="T54" fmla="*/ 728 w 1299"/>
                              <a:gd name="T55" fmla="*/ 338 h 341"/>
                              <a:gd name="T56" fmla="*/ 673 w 1299"/>
                              <a:gd name="T57" fmla="*/ 334 h 341"/>
                              <a:gd name="T58" fmla="*/ 615 w 1299"/>
                              <a:gd name="T59" fmla="*/ 330 h 341"/>
                              <a:gd name="T60" fmla="*/ 540 w 1299"/>
                              <a:gd name="T61" fmla="*/ 333 h 341"/>
                              <a:gd name="T62" fmla="*/ 457 w 1299"/>
                              <a:gd name="T63" fmla="*/ 336 h 341"/>
                              <a:gd name="T64" fmla="*/ 375 w 1299"/>
                              <a:gd name="T65" fmla="*/ 334 h 341"/>
                              <a:gd name="T66" fmla="*/ 308 w 1299"/>
                              <a:gd name="T67" fmla="*/ 332 h 341"/>
                              <a:gd name="T68" fmla="*/ 234 w 1299"/>
                              <a:gd name="T69" fmla="*/ 335 h 341"/>
                              <a:gd name="T70" fmla="*/ 155 w 1299"/>
                              <a:gd name="T71" fmla="*/ 339 h 341"/>
                              <a:gd name="T72" fmla="*/ 76 w 1299"/>
                              <a:gd name="T73" fmla="*/ 339 h 341"/>
                              <a:gd name="T74" fmla="*/ 0 w 1299"/>
                              <a:gd name="T75" fmla="*/ 334 h 341"/>
                              <a:gd name="T76" fmla="*/ 4 w 1299"/>
                              <a:gd name="T77" fmla="*/ 250 h 341"/>
                              <a:gd name="T78" fmla="*/ 6 w 1299"/>
                              <a:gd name="T79" fmla="*/ 177 h 341"/>
                              <a:gd name="T80" fmla="*/ 5 w 1299"/>
                              <a:gd name="T81" fmla="*/ 100 h 341"/>
                              <a:gd name="T82" fmla="*/ 0 w 1299"/>
                              <a:gd name="T83" fmla="*/ 6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99" h="341">
                                <a:moveTo>
                                  <a:pt x="0" y="6"/>
                                </a:moveTo>
                                <a:lnTo>
                                  <a:pt x="72" y="5"/>
                                </a:lnTo>
                                <a:lnTo>
                                  <a:pt x="142" y="3"/>
                                </a:lnTo>
                                <a:lnTo>
                                  <a:pt x="219" y="3"/>
                                </a:lnTo>
                                <a:lnTo>
                                  <a:pt x="311" y="6"/>
                                </a:lnTo>
                                <a:lnTo>
                                  <a:pt x="407" y="11"/>
                                </a:lnTo>
                                <a:lnTo>
                                  <a:pt x="492" y="13"/>
                                </a:lnTo>
                                <a:lnTo>
                                  <a:pt x="567" y="12"/>
                                </a:lnTo>
                                <a:lnTo>
                                  <a:pt x="634" y="6"/>
                                </a:lnTo>
                                <a:lnTo>
                                  <a:pt x="702" y="3"/>
                                </a:lnTo>
                                <a:lnTo>
                                  <a:pt x="777" y="4"/>
                                </a:lnTo>
                                <a:lnTo>
                                  <a:pt x="862" y="7"/>
                                </a:lnTo>
                                <a:lnTo>
                                  <a:pt x="958" y="6"/>
                                </a:lnTo>
                                <a:lnTo>
                                  <a:pt x="1051" y="3"/>
                                </a:lnTo>
                                <a:lnTo>
                                  <a:pt x="1131" y="0"/>
                                </a:lnTo>
                                <a:lnTo>
                                  <a:pt x="1208" y="0"/>
                                </a:lnTo>
                                <a:lnTo>
                                  <a:pt x="1295" y="6"/>
                                </a:lnTo>
                                <a:lnTo>
                                  <a:pt x="1298" y="100"/>
                                </a:lnTo>
                                <a:lnTo>
                                  <a:pt x="1295" y="182"/>
                                </a:lnTo>
                                <a:lnTo>
                                  <a:pt x="1292" y="259"/>
                                </a:lnTo>
                                <a:lnTo>
                                  <a:pt x="1295" y="334"/>
                                </a:lnTo>
                                <a:lnTo>
                                  <a:pt x="1227" y="340"/>
                                </a:lnTo>
                                <a:lnTo>
                                  <a:pt x="1151" y="340"/>
                                </a:lnTo>
                                <a:lnTo>
                                  <a:pt x="1066" y="337"/>
                                </a:lnTo>
                                <a:lnTo>
                                  <a:pt x="971" y="334"/>
                                </a:lnTo>
                                <a:lnTo>
                                  <a:pt x="878" y="335"/>
                                </a:lnTo>
                                <a:lnTo>
                                  <a:pt x="796" y="337"/>
                                </a:lnTo>
                                <a:lnTo>
                                  <a:pt x="728" y="338"/>
                                </a:lnTo>
                                <a:lnTo>
                                  <a:pt x="673" y="334"/>
                                </a:lnTo>
                                <a:lnTo>
                                  <a:pt x="615" y="330"/>
                                </a:lnTo>
                                <a:lnTo>
                                  <a:pt x="540" y="333"/>
                                </a:lnTo>
                                <a:lnTo>
                                  <a:pt x="457" y="336"/>
                                </a:lnTo>
                                <a:lnTo>
                                  <a:pt x="375" y="334"/>
                                </a:lnTo>
                                <a:lnTo>
                                  <a:pt x="308" y="332"/>
                                </a:lnTo>
                                <a:lnTo>
                                  <a:pt x="234" y="335"/>
                                </a:lnTo>
                                <a:lnTo>
                                  <a:pt x="155" y="339"/>
                                </a:lnTo>
                                <a:lnTo>
                                  <a:pt x="76" y="339"/>
                                </a:lnTo>
                                <a:lnTo>
                                  <a:pt x="0" y="334"/>
                                </a:lnTo>
                                <a:lnTo>
                                  <a:pt x="4" y="250"/>
                                </a:lnTo>
                                <a:lnTo>
                                  <a:pt x="6" y="177"/>
                                </a:lnTo>
                                <a:lnTo>
                                  <a:pt x="5" y="100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BF9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03"/>
                          <pic:cNvPicPr>
                            <a:picLocks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4" y="1844"/>
                            <a:ext cx="260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27" name="Group 104"/>
                        <wpg:cNvGrpSpPr>
                          <a:grpSpLocks/>
                        </wpg:cNvGrpSpPr>
                        <wpg:grpSpPr bwMode="auto">
                          <a:xfrm>
                            <a:off x="7891" y="1842"/>
                            <a:ext cx="1413" cy="348"/>
                            <a:chOff x="7891" y="1842"/>
                            <a:chExt cx="1413" cy="348"/>
                          </a:xfrm>
                        </wpg:grpSpPr>
                        <wps:wsp>
                          <wps:cNvPr id="128" name="Freeform 105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6 w 1413"/>
                                <a:gd name="T1" fmla="*/ 286 h 348"/>
                                <a:gd name="T2" fmla="*/ 73 w 1413"/>
                                <a:gd name="T3" fmla="*/ 277 h 348"/>
                                <a:gd name="T4" fmla="*/ 61 w 1413"/>
                                <a:gd name="T5" fmla="*/ 280 h 348"/>
                                <a:gd name="T6" fmla="*/ 55 w 1413"/>
                                <a:gd name="T7" fmla="*/ 254 h 348"/>
                                <a:gd name="T8" fmla="*/ 0 w 1413"/>
                                <a:gd name="T9" fmla="*/ 299 h 348"/>
                                <a:gd name="T10" fmla="*/ 69 w 1413"/>
                                <a:gd name="T11" fmla="*/ 316 h 348"/>
                                <a:gd name="T12" fmla="*/ 63 w 1413"/>
                                <a:gd name="T13" fmla="*/ 291 h 348"/>
                                <a:gd name="T14" fmla="*/ 63 w 1413"/>
                                <a:gd name="T15" fmla="*/ 289 h 348"/>
                                <a:gd name="T16" fmla="*/ 76 w 1413"/>
                                <a:gd name="T17" fmla="*/ 286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6" y="286"/>
                                  </a:moveTo>
                                  <a:lnTo>
                                    <a:pt x="73" y="277"/>
                                  </a:lnTo>
                                  <a:lnTo>
                                    <a:pt x="61" y="280"/>
                                  </a:lnTo>
                                  <a:lnTo>
                                    <a:pt x="55" y="254"/>
                                  </a:lnTo>
                                  <a:lnTo>
                                    <a:pt x="0" y="299"/>
                                  </a:lnTo>
                                  <a:lnTo>
                                    <a:pt x="69" y="316"/>
                                  </a:lnTo>
                                  <a:lnTo>
                                    <a:pt x="63" y="291"/>
                                  </a:lnTo>
                                  <a:lnTo>
                                    <a:pt x="63" y="289"/>
                                  </a:lnTo>
                                  <a:lnTo>
                                    <a:pt x="76" y="2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" name="Freeform 106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3 w 1413"/>
                                <a:gd name="T1" fmla="*/ 278 h 348"/>
                                <a:gd name="T2" fmla="*/ 111 w 1413"/>
                                <a:gd name="T3" fmla="*/ 268 h 348"/>
                                <a:gd name="T4" fmla="*/ 83 w 1413"/>
                                <a:gd name="T5" fmla="*/ 275 h 348"/>
                                <a:gd name="T6" fmla="*/ 85 w 1413"/>
                                <a:gd name="T7" fmla="*/ 284 h 348"/>
                                <a:gd name="T8" fmla="*/ 113 w 1413"/>
                                <a:gd name="T9" fmla="*/ 278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3" y="278"/>
                                  </a:moveTo>
                                  <a:lnTo>
                                    <a:pt x="111" y="268"/>
                                  </a:lnTo>
                                  <a:lnTo>
                                    <a:pt x="83" y="275"/>
                                  </a:lnTo>
                                  <a:lnTo>
                                    <a:pt x="85" y="284"/>
                                  </a:lnTo>
                                  <a:lnTo>
                                    <a:pt x="113" y="2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Freeform 107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50 w 1413"/>
                                <a:gd name="T1" fmla="*/ 269 h 348"/>
                                <a:gd name="T2" fmla="*/ 148 w 1413"/>
                                <a:gd name="T3" fmla="*/ 260 h 348"/>
                                <a:gd name="T4" fmla="*/ 120 w 1413"/>
                                <a:gd name="T5" fmla="*/ 266 h 348"/>
                                <a:gd name="T6" fmla="*/ 122 w 1413"/>
                                <a:gd name="T7" fmla="*/ 276 h 348"/>
                                <a:gd name="T8" fmla="*/ 150 w 1413"/>
                                <a:gd name="T9" fmla="*/ 26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50" y="269"/>
                                  </a:moveTo>
                                  <a:lnTo>
                                    <a:pt x="148" y="260"/>
                                  </a:lnTo>
                                  <a:lnTo>
                                    <a:pt x="120" y="266"/>
                                  </a:lnTo>
                                  <a:lnTo>
                                    <a:pt x="122" y="276"/>
                                  </a:lnTo>
                                  <a:lnTo>
                                    <a:pt x="150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108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88 w 1413"/>
                                <a:gd name="T1" fmla="*/ 260 h 348"/>
                                <a:gd name="T2" fmla="*/ 186 w 1413"/>
                                <a:gd name="T3" fmla="*/ 251 h 348"/>
                                <a:gd name="T4" fmla="*/ 158 w 1413"/>
                                <a:gd name="T5" fmla="*/ 258 h 348"/>
                                <a:gd name="T6" fmla="*/ 160 w 1413"/>
                                <a:gd name="T7" fmla="*/ 267 h 348"/>
                                <a:gd name="T8" fmla="*/ 188 w 1413"/>
                                <a:gd name="T9" fmla="*/ 260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88" y="260"/>
                                  </a:moveTo>
                                  <a:lnTo>
                                    <a:pt x="186" y="251"/>
                                  </a:lnTo>
                                  <a:lnTo>
                                    <a:pt x="158" y="258"/>
                                  </a:lnTo>
                                  <a:lnTo>
                                    <a:pt x="160" y="267"/>
                                  </a:lnTo>
                                  <a:lnTo>
                                    <a:pt x="188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Freeform 109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225 w 1413"/>
                                <a:gd name="T1" fmla="*/ 252 h 348"/>
                                <a:gd name="T2" fmla="*/ 223 w 1413"/>
                                <a:gd name="T3" fmla="*/ 242 h 348"/>
                                <a:gd name="T4" fmla="*/ 195 w 1413"/>
                                <a:gd name="T5" fmla="*/ 249 h 348"/>
                                <a:gd name="T6" fmla="*/ 197 w 1413"/>
                                <a:gd name="T7" fmla="*/ 258 h 348"/>
                                <a:gd name="T8" fmla="*/ 225 w 1413"/>
                                <a:gd name="T9" fmla="*/ 25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225" y="252"/>
                                  </a:moveTo>
                                  <a:lnTo>
                                    <a:pt x="223" y="242"/>
                                  </a:lnTo>
                                  <a:lnTo>
                                    <a:pt x="195" y="249"/>
                                  </a:lnTo>
                                  <a:lnTo>
                                    <a:pt x="197" y="258"/>
                                  </a:lnTo>
                                  <a:lnTo>
                                    <a:pt x="225" y="2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Freeform 110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263 w 1413"/>
                                <a:gd name="T1" fmla="*/ 243 h 348"/>
                                <a:gd name="T2" fmla="*/ 261 w 1413"/>
                                <a:gd name="T3" fmla="*/ 234 h 348"/>
                                <a:gd name="T4" fmla="*/ 232 w 1413"/>
                                <a:gd name="T5" fmla="*/ 240 h 348"/>
                                <a:gd name="T6" fmla="*/ 235 w 1413"/>
                                <a:gd name="T7" fmla="*/ 250 h 348"/>
                                <a:gd name="T8" fmla="*/ 263 w 1413"/>
                                <a:gd name="T9" fmla="*/ 243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263" y="243"/>
                                  </a:moveTo>
                                  <a:lnTo>
                                    <a:pt x="261" y="234"/>
                                  </a:lnTo>
                                  <a:lnTo>
                                    <a:pt x="232" y="240"/>
                                  </a:lnTo>
                                  <a:lnTo>
                                    <a:pt x="235" y="250"/>
                                  </a:lnTo>
                                  <a:lnTo>
                                    <a:pt x="263" y="2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111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300 w 1413"/>
                                <a:gd name="T1" fmla="*/ 234 h 348"/>
                                <a:gd name="T2" fmla="*/ 298 w 1413"/>
                                <a:gd name="T3" fmla="*/ 225 h 348"/>
                                <a:gd name="T4" fmla="*/ 270 w 1413"/>
                                <a:gd name="T5" fmla="*/ 232 h 348"/>
                                <a:gd name="T6" fmla="*/ 272 w 1413"/>
                                <a:gd name="T7" fmla="*/ 241 h 348"/>
                                <a:gd name="T8" fmla="*/ 300 w 1413"/>
                                <a:gd name="T9" fmla="*/ 23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300" y="234"/>
                                  </a:moveTo>
                                  <a:lnTo>
                                    <a:pt x="298" y="225"/>
                                  </a:lnTo>
                                  <a:lnTo>
                                    <a:pt x="270" y="232"/>
                                  </a:lnTo>
                                  <a:lnTo>
                                    <a:pt x="272" y="241"/>
                                  </a:lnTo>
                                  <a:lnTo>
                                    <a:pt x="300" y="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Freeform 112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337 w 1413"/>
                                <a:gd name="T1" fmla="*/ 226 h 348"/>
                                <a:gd name="T2" fmla="*/ 335 w 1413"/>
                                <a:gd name="T3" fmla="*/ 216 h 348"/>
                                <a:gd name="T4" fmla="*/ 307 w 1413"/>
                                <a:gd name="T5" fmla="*/ 223 h 348"/>
                                <a:gd name="T6" fmla="*/ 309 w 1413"/>
                                <a:gd name="T7" fmla="*/ 232 h 348"/>
                                <a:gd name="T8" fmla="*/ 337 w 1413"/>
                                <a:gd name="T9" fmla="*/ 226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337" y="226"/>
                                  </a:moveTo>
                                  <a:lnTo>
                                    <a:pt x="335" y="216"/>
                                  </a:lnTo>
                                  <a:lnTo>
                                    <a:pt x="307" y="223"/>
                                  </a:lnTo>
                                  <a:lnTo>
                                    <a:pt x="309" y="232"/>
                                  </a:lnTo>
                                  <a:lnTo>
                                    <a:pt x="337" y="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Freeform 113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375 w 1413"/>
                                <a:gd name="T1" fmla="*/ 217 h 348"/>
                                <a:gd name="T2" fmla="*/ 373 w 1413"/>
                                <a:gd name="T3" fmla="*/ 208 h 348"/>
                                <a:gd name="T4" fmla="*/ 345 w 1413"/>
                                <a:gd name="T5" fmla="*/ 214 h 348"/>
                                <a:gd name="T6" fmla="*/ 347 w 1413"/>
                                <a:gd name="T7" fmla="*/ 224 h 348"/>
                                <a:gd name="T8" fmla="*/ 375 w 1413"/>
                                <a:gd name="T9" fmla="*/ 21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375" y="217"/>
                                  </a:moveTo>
                                  <a:lnTo>
                                    <a:pt x="373" y="208"/>
                                  </a:lnTo>
                                  <a:lnTo>
                                    <a:pt x="345" y="214"/>
                                  </a:lnTo>
                                  <a:lnTo>
                                    <a:pt x="347" y="224"/>
                                  </a:lnTo>
                                  <a:lnTo>
                                    <a:pt x="375" y="2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Freeform 114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412 w 1413"/>
                                <a:gd name="T1" fmla="*/ 208 h 348"/>
                                <a:gd name="T2" fmla="*/ 410 w 1413"/>
                                <a:gd name="T3" fmla="*/ 199 h 348"/>
                                <a:gd name="T4" fmla="*/ 382 w 1413"/>
                                <a:gd name="T5" fmla="*/ 206 h 348"/>
                                <a:gd name="T6" fmla="*/ 384 w 1413"/>
                                <a:gd name="T7" fmla="*/ 215 h 348"/>
                                <a:gd name="T8" fmla="*/ 412 w 1413"/>
                                <a:gd name="T9" fmla="*/ 208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412" y="208"/>
                                  </a:moveTo>
                                  <a:lnTo>
                                    <a:pt x="410" y="199"/>
                                  </a:lnTo>
                                  <a:lnTo>
                                    <a:pt x="382" y="206"/>
                                  </a:lnTo>
                                  <a:lnTo>
                                    <a:pt x="384" y="215"/>
                                  </a:lnTo>
                                  <a:lnTo>
                                    <a:pt x="412" y="2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115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450 w 1413"/>
                                <a:gd name="T1" fmla="*/ 200 h 348"/>
                                <a:gd name="T2" fmla="*/ 448 w 1413"/>
                                <a:gd name="T3" fmla="*/ 190 h 348"/>
                                <a:gd name="T4" fmla="*/ 419 w 1413"/>
                                <a:gd name="T5" fmla="*/ 197 h 348"/>
                                <a:gd name="T6" fmla="*/ 422 w 1413"/>
                                <a:gd name="T7" fmla="*/ 206 h 348"/>
                                <a:gd name="T8" fmla="*/ 450 w 1413"/>
                                <a:gd name="T9" fmla="*/ 200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450" y="200"/>
                                  </a:moveTo>
                                  <a:lnTo>
                                    <a:pt x="448" y="190"/>
                                  </a:lnTo>
                                  <a:lnTo>
                                    <a:pt x="419" y="197"/>
                                  </a:lnTo>
                                  <a:lnTo>
                                    <a:pt x="422" y="206"/>
                                  </a:lnTo>
                                  <a:lnTo>
                                    <a:pt x="450" y="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Freeform 116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487 w 1413"/>
                                <a:gd name="T1" fmla="*/ 191 h 348"/>
                                <a:gd name="T2" fmla="*/ 485 w 1413"/>
                                <a:gd name="T3" fmla="*/ 182 h 348"/>
                                <a:gd name="T4" fmla="*/ 457 w 1413"/>
                                <a:gd name="T5" fmla="*/ 188 h 348"/>
                                <a:gd name="T6" fmla="*/ 459 w 1413"/>
                                <a:gd name="T7" fmla="*/ 198 h 348"/>
                                <a:gd name="T8" fmla="*/ 487 w 1413"/>
                                <a:gd name="T9" fmla="*/ 191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487" y="191"/>
                                  </a:moveTo>
                                  <a:lnTo>
                                    <a:pt x="485" y="182"/>
                                  </a:lnTo>
                                  <a:lnTo>
                                    <a:pt x="457" y="188"/>
                                  </a:lnTo>
                                  <a:lnTo>
                                    <a:pt x="459" y="198"/>
                                  </a:lnTo>
                                  <a:lnTo>
                                    <a:pt x="487" y="1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Freeform 117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516 w 1413"/>
                                <a:gd name="T1" fmla="*/ 347 h 348"/>
                                <a:gd name="T2" fmla="*/ 508 w 1413"/>
                                <a:gd name="T3" fmla="*/ 323 h 348"/>
                                <a:gd name="T4" fmla="*/ 504 w 1413"/>
                                <a:gd name="T5" fmla="*/ 313 h 348"/>
                                <a:gd name="T6" fmla="*/ 495 w 1413"/>
                                <a:gd name="T7" fmla="*/ 287 h 348"/>
                                <a:gd name="T8" fmla="*/ 445 w 1413"/>
                                <a:gd name="T9" fmla="*/ 338 h 348"/>
                                <a:gd name="T10" fmla="*/ 516 w 1413"/>
                                <a:gd name="T11" fmla="*/ 34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516" y="347"/>
                                  </a:moveTo>
                                  <a:lnTo>
                                    <a:pt x="508" y="323"/>
                                  </a:lnTo>
                                  <a:lnTo>
                                    <a:pt x="504" y="313"/>
                                  </a:lnTo>
                                  <a:lnTo>
                                    <a:pt x="495" y="287"/>
                                  </a:lnTo>
                                  <a:lnTo>
                                    <a:pt x="445" y="338"/>
                                  </a:lnTo>
                                  <a:lnTo>
                                    <a:pt x="516" y="3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Freeform 118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525 w 1413"/>
                                <a:gd name="T1" fmla="*/ 182 h 348"/>
                                <a:gd name="T2" fmla="*/ 522 w 1413"/>
                                <a:gd name="T3" fmla="*/ 173 h 348"/>
                                <a:gd name="T4" fmla="*/ 494 w 1413"/>
                                <a:gd name="T5" fmla="*/ 180 h 348"/>
                                <a:gd name="T6" fmla="*/ 496 w 1413"/>
                                <a:gd name="T7" fmla="*/ 189 h 348"/>
                                <a:gd name="T8" fmla="*/ 525 w 1413"/>
                                <a:gd name="T9" fmla="*/ 18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525" y="182"/>
                                  </a:moveTo>
                                  <a:lnTo>
                                    <a:pt x="522" y="173"/>
                                  </a:lnTo>
                                  <a:lnTo>
                                    <a:pt x="494" y="180"/>
                                  </a:lnTo>
                                  <a:lnTo>
                                    <a:pt x="496" y="189"/>
                                  </a:lnTo>
                                  <a:lnTo>
                                    <a:pt x="525" y="1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Freeform 119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541 w 1413"/>
                                <a:gd name="T1" fmla="*/ 310 h 348"/>
                                <a:gd name="T2" fmla="*/ 538 w 1413"/>
                                <a:gd name="T3" fmla="*/ 301 h 348"/>
                                <a:gd name="T4" fmla="*/ 510 w 1413"/>
                                <a:gd name="T5" fmla="*/ 310 h 348"/>
                                <a:gd name="T6" fmla="*/ 513 w 1413"/>
                                <a:gd name="T7" fmla="*/ 319 h 348"/>
                                <a:gd name="T8" fmla="*/ 541 w 1413"/>
                                <a:gd name="T9" fmla="*/ 310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541" y="310"/>
                                  </a:moveTo>
                                  <a:lnTo>
                                    <a:pt x="538" y="301"/>
                                  </a:lnTo>
                                  <a:lnTo>
                                    <a:pt x="510" y="310"/>
                                  </a:lnTo>
                                  <a:lnTo>
                                    <a:pt x="513" y="319"/>
                                  </a:lnTo>
                                  <a:lnTo>
                                    <a:pt x="541" y="3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Freeform 120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562 w 1413"/>
                                <a:gd name="T1" fmla="*/ 174 h 348"/>
                                <a:gd name="T2" fmla="*/ 560 w 1413"/>
                                <a:gd name="T3" fmla="*/ 164 h 348"/>
                                <a:gd name="T4" fmla="*/ 532 w 1413"/>
                                <a:gd name="T5" fmla="*/ 171 h 348"/>
                                <a:gd name="T6" fmla="*/ 534 w 1413"/>
                                <a:gd name="T7" fmla="*/ 180 h 348"/>
                                <a:gd name="T8" fmla="*/ 562 w 1413"/>
                                <a:gd name="T9" fmla="*/ 17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562" y="174"/>
                                  </a:moveTo>
                                  <a:lnTo>
                                    <a:pt x="560" y="164"/>
                                  </a:lnTo>
                                  <a:lnTo>
                                    <a:pt x="532" y="171"/>
                                  </a:lnTo>
                                  <a:lnTo>
                                    <a:pt x="534" y="180"/>
                                  </a:lnTo>
                                  <a:lnTo>
                                    <a:pt x="562" y="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Freeform 121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577 w 1413"/>
                                <a:gd name="T1" fmla="*/ 297 h 348"/>
                                <a:gd name="T2" fmla="*/ 574 w 1413"/>
                                <a:gd name="T3" fmla="*/ 288 h 348"/>
                                <a:gd name="T4" fmla="*/ 547 w 1413"/>
                                <a:gd name="T5" fmla="*/ 297 h 348"/>
                                <a:gd name="T6" fmla="*/ 550 w 1413"/>
                                <a:gd name="T7" fmla="*/ 307 h 348"/>
                                <a:gd name="T8" fmla="*/ 577 w 1413"/>
                                <a:gd name="T9" fmla="*/ 29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577" y="297"/>
                                  </a:moveTo>
                                  <a:lnTo>
                                    <a:pt x="574" y="288"/>
                                  </a:lnTo>
                                  <a:lnTo>
                                    <a:pt x="547" y="297"/>
                                  </a:lnTo>
                                  <a:lnTo>
                                    <a:pt x="550" y="307"/>
                                  </a:lnTo>
                                  <a:lnTo>
                                    <a:pt x="577" y="2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122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599 w 1413"/>
                                <a:gd name="T1" fmla="*/ 165 h 348"/>
                                <a:gd name="T2" fmla="*/ 597 w 1413"/>
                                <a:gd name="T3" fmla="*/ 156 h 348"/>
                                <a:gd name="T4" fmla="*/ 569 w 1413"/>
                                <a:gd name="T5" fmla="*/ 162 h 348"/>
                                <a:gd name="T6" fmla="*/ 571 w 1413"/>
                                <a:gd name="T7" fmla="*/ 172 h 348"/>
                                <a:gd name="T8" fmla="*/ 599 w 1413"/>
                                <a:gd name="T9" fmla="*/ 165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599" y="165"/>
                                  </a:moveTo>
                                  <a:lnTo>
                                    <a:pt x="597" y="156"/>
                                  </a:lnTo>
                                  <a:lnTo>
                                    <a:pt x="569" y="162"/>
                                  </a:lnTo>
                                  <a:lnTo>
                                    <a:pt x="571" y="172"/>
                                  </a:lnTo>
                                  <a:lnTo>
                                    <a:pt x="599" y="1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Freeform 123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613 w 1413"/>
                                <a:gd name="T1" fmla="*/ 285 h 348"/>
                                <a:gd name="T2" fmla="*/ 610 w 1413"/>
                                <a:gd name="T3" fmla="*/ 276 h 348"/>
                                <a:gd name="T4" fmla="*/ 583 w 1413"/>
                                <a:gd name="T5" fmla="*/ 285 h 348"/>
                                <a:gd name="T6" fmla="*/ 586 w 1413"/>
                                <a:gd name="T7" fmla="*/ 294 h 348"/>
                                <a:gd name="T8" fmla="*/ 613 w 1413"/>
                                <a:gd name="T9" fmla="*/ 285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613" y="285"/>
                                  </a:moveTo>
                                  <a:lnTo>
                                    <a:pt x="610" y="276"/>
                                  </a:lnTo>
                                  <a:lnTo>
                                    <a:pt x="583" y="285"/>
                                  </a:lnTo>
                                  <a:lnTo>
                                    <a:pt x="586" y="294"/>
                                  </a:lnTo>
                                  <a:lnTo>
                                    <a:pt x="613" y="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124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637 w 1413"/>
                                <a:gd name="T1" fmla="*/ 156 h 348"/>
                                <a:gd name="T2" fmla="*/ 635 w 1413"/>
                                <a:gd name="T3" fmla="*/ 147 h 348"/>
                                <a:gd name="T4" fmla="*/ 607 w 1413"/>
                                <a:gd name="T5" fmla="*/ 154 h 348"/>
                                <a:gd name="T6" fmla="*/ 609 w 1413"/>
                                <a:gd name="T7" fmla="*/ 163 h 348"/>
                                <a:gd name="T8" fmla="*/ 637 w 1413"/>
                                <a:gd name="T9" fmla="*/ 156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637" y="156"/>
                                  </a:moveTo>
                                  <a:lnTo>
                                    <a:pt x="635" y="147"/>
                                  </a:lnTo>
                                  <a:lnTo>
                                    <a:pt x="607" y="154"/>
                                  </a:lnTo>
                                  <a:lnTo>
                                    <a:pt x="609" y="163"/>
                                  </a:lnTo>
                                  <a:lnTo>
                                    <a:pt x="637" y="1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Freeform 125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650 w 1413"/>
                                <a:gd name="T1" fmla="*/ 272 h 348"/>
                                <a:gd name="T2" fmla="*/ 646 w 1413"/>
                                <a:gd name="T3" fmla="*/ 263 h 348"/>
                                <a:gd name="T4" fmla="*/ 619 w 1413"/>
                                <a:gd name="T5" fmla="*/ 272 h 348"/>
                                <a:gd name="T6" fmla="*/ 622 w 1413"/>
                                <a:gd name="T7" fmla="*/ 281 h 348"/>
                                <a:gd name="T8" fmla="*/ 650 w 1413"/>
                                <a:gd name="T9" fmla="*/ 27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650" y="272"/>
                                  </a:moveTo>
                                  <a:lnTo>
                                    <a:pt x="646" y="263"/>
                                  </a:lnTo>
                                  <a:lnTo>
                                    <a:pt x="619" y="272"/>
                                  </a:lnTo>
                                  <a:lnTo>
                                    <a:pt x="622" y="281"/>
                                  </a:lnTo>
                                  <a:lnTo>
                                    <a:pt x="650" y="2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126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674 w 1413"/>
                                <a:gd name="T1" fmla="*/ 148 h 348"/>
                                <a:gd name="T2" fmla="*/ 672 w 1413"/>
                                <a:gd name="T3" fmla="*/ 138 h 348"/>
                                <a:gd name="T4" fmla="*/ 644 w 1413"/>
                                <a:gd name="T5" fmla="*/ 145 h 348"/>
                                <a:gd name="T6" fmla="*/ 646 w 1413"/>
                                <a:gd name="T7" fmla="*/ 154 h 348"/>
                                <a:gd name="T8" fmla="*/ 674 w 1413"/>
                                <a:gd name="T9" fmla="*/ 148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674" y="148"/>
                                  </a:moveTo>
                                  <a:lnTo>
                                    <a:pt x="672" y="138"/>
                                  </a:lnTo>
                                  <a:lnTo>
                                    <a:pt x="644" y="145"/>
                                  </a:lnTo>
                                  <a:lnTo>
                                    <a:pt x="646" y="154"/>
                                  </a:lnTo>
                                  <a:lnTo>
                                    <a:pt x="674" y="1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127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686 w 1413"/>
                                <a:gd name="T1" fmla="*/ 260 h 348"/>
                                <a:gd name="T2" fmla="*/ 683 w 1413"/>
                                <a:gd name="T3" fmla="*/ 250 h 348"/>
                                <a:gd name="T4" fmla="*/ 656 w 1413"/>
                                <a:gd name="T5" fmla="*/ 260 h 348"/>
                                <a:gd name="T6" fmla="*/ 659 w 1413"/>
                                <a:gd name="T7" fmla="*/ 269 h 348"/>
                                <a:gd name="T8" fmla="*/ 686 w 1413"/>
                                <a:gd name="T9" fmla="*/ 260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686" y="260"/>
                                  </a:moveTo>
                                  <a:lnTo>
                                    <a:pt x="683" y="250"/>
                                  </a:lnTo>
                                  <a:lnTo>
                                    <a:pt x="656" y="260"/>
                                  </a:lnTo>
                                  <a:lnTo>
                                    <a:pt x="659" y="269"/>
                                  </a:lnTo>
                                  <a:lnTo>
                                    <a:pt x="686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128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12 w 1413"/>
                                <a:gd name="T1" fmla="*/ 139 h 348"/>
                                <a:gd name="T2" fmla="*/ 709 w 1413"/>
                                <a:gd name="T3" fmla="*/ 130 h 348"/>
                                <a:gd name="T4" fmla="*/ 681 w 1413"/>
                                <a:gd name="T5" fmla="*/ 136 h 348"/>
                                <a:gd name="T6" fmla="*/ 684 w 1413"/>
                                <a:gd name="T7" fmla="*/ 146 h 348"/>
                                <a:gd name="T8" fmla="*/ 712 w 1413"/>
                                <a:gd name="T9" fmla="*/ 13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12" y="139"/>
                                  </a:moveTo>
                                  <a:lnTo>
                                    <a:pt x="709" y="130"/>
                                  </a:lnTo>
                                  <a:lnTo>
                                    <a:pt x="681" y="136"/>
                                  </a:lnTo>
                                  <a:lnTo>
                                    <a:pt x="684" y="146"/>
                                  </a:lnTo>
                                  <a:lnTo>
                                    <a:pt x="712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29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22 w 1413"/>
                                <a:gd name="T1" fmla="*/ 247 h 348"/>
                                <a:gd name="T2" fmla="*/ 719 w 1413"/>
                                <a:gd name="T3" fmla="*/ 238 h 348"/>
                                <a:gd name="T4" fmla="*/ 692 w 1413"/>
                                <a:gd name="T5" fmla="*/ 247 h 348"/>
                                <a:gd name="T6" fmla="*/ 695 w 1413"/>
                                <a:gd name="T7" fmla="*/ 256 h 348"/>
                                <a:gd name="T8" fmla="*/ 722 w 1413"/>
                                <a:gd name="T9" fmla="*/ 24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22" y="247"/>
                                  </a:moveTo>
                                  <a:lnTo>
                                    <a:pt x="719" y="238"/>
                                  </a:lnTo>
                                  <a:lnTo>
                                    <a:pt x="692" y="247"/>
                                  </a:lnTo>
                                  <a:lnTo>
                                    <a:pt x="695" y="256"/>
                                  </a:lnTo>
                                  <a:lnTo>
                                    <a:pt x="722" y="2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130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49 w 1413"/>
                                <a:gd name="T1" fmla="*/ 130 h 348"/>
                                <a:gd name="T2" fmla="*/ 747 w 1413"/>
                                <a:gd name="T3" fmla="*/ 121 h 348"/>
                                <a:gd name="T4" fmla="*/ 719 w 1413"/>
                                <a:gd name="T5" fmla="*/ 127 h 348"/>
                                <a:gd name="T6" fmla="*/ 721 w 1413"/>
                                <a:gd name="T7" fmla="*/ 137 h 348"/>
                                <a:gd name="T8" fmla="*/ 749 w 1413"/>
                                <a:gd name="T9" fmla="*/ 130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49" y="130"/>
                                  </a:moveTo>
                                  <a:lnTo>
                                    <a:pt x="747" y="121"/>
                                  </a:lnTo>
                                  <a:lnTo>
                                    <a:pt x="719" y="127"/>
                                  </a:lnTo>
                                  <a:lnTo>
                                    <a:pt x="721" y="137"/>
                                  </a:lnTo>
                                  <a:lnTo>
                                    <a:pt x="749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31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58 w 1413"/>
                                <a:gd name="T1" fmla="*/ 234 h 348"/>
                                <a:gd name="T2" fmla="*/ 755 w 1413"/>
                                <a:gd name="T3" fmla="*/ 225 h 348"/>
                                <a:gd name="T4" fmla="*/ 728 w 1413"/>
                                <a:gd name="T5" fmla="*/ 235 h 348"/>
                                <a:gd name="T6" fmla="*/ 731 w 1413"/>
                                <a:gd name="T7" fmla="*/ 244 h 348"/>
                                <a:gd name="T8" fmla="*/ 758 w 1413"/>
                                <a:gd name="T9" fmla="*/ 23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58" y="234"/>
                                  </a:moveTo>
                                  <a:lnTo>
                                    <a:pt x="755" y="225"/>
                                  </a:lnTo>
                                  <a:lnTo>
                                    <a:pt x="728" y="235"/>
                                  </a:lnTo>
                                  <a:lnTo>
                                    <a:pt x="731" y="244"/>
                                  </a:lnTo>
                                  <a:lnTo>
                                    <a:pt x="758" y="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32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86 w 1413"/>
                                <a:gd name="T1" fmla="*/ 122 h 348"/>
                                <a:gd name="T2" fmla="*/ 784 w 1413"/>
                                <a:gd name="T3" fmla="*/ 112 h 348"/>
                                <a:gd name="T4" fmla="*/ 756 w 1413"/>
                                <a:gd name="T5" fmla="*/ 119 h 348"/>
                                <a:gd name="T6" fmla="*/ 758 w 1413"/>
                                <a:gd name="T7" fmla="*/ 128 h 348"/>
                                <a:gd name="T8" fmla="*/ 786 w 1413"/>
                                <a:gd name="T9" fmla="*/ 12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86" y="122"/>
                                  </a:moveTo>
                                  <a:lnTo>
                                    <a:pt x="784" y="112"/>
                                  </a:lnTo>
                                  <a:lnTo>
                                    <a:pt x="756" y="119"/>
                                  </a:lnTo>
                                  <a:lnTo>
                                    <a:pt x="758" y="128"/>
                                  </a:lnTo>
                                  <a:lnTo>
                                    <a:pt x="786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33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795 w 1413"/>
                                <a:gd name="T1" fmla="*/ 222 h 348"/>
                                <a:gd name="T2" fmla="*/ 792 w 1413"/>
                                <a:gd name="T3" fmla="*/ 213 h 348"/>
                                <a:gd name="T4" fmla="*/ 764 w 1413"/>
                                <a:gd name="T5" fmla="*/ 222 h 348"/>
                                <a:gd name="T6" fmla="*/ 768 w 1413"/>
                                <a:gd name="T7" fmla="*/ 231 h 348"/>
                                <a:gd name="T8" fmla="*/ 795 w 1413"/>
                                <a:gd name="T9" fmla="*/ 22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795" y="222"/>
                                  </a:moveTo>
                                  <a:lnTo>
                                    <a:pt x="792" y="213"/>
                                  </a:lnTo>
                                  <a:lnTo>
                                    <a:pt x="764" y="222"/>
                                  </a:lnTo>
                                  <a:lnTo>
                                    <a:pt x="768" y="231"/>
                                  </a:lnTo>
                                  <a:lnTo>
                                    <a:pt x="795" y="2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Freeform 134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824 w 1413"/>
                                <a:gd name="T1" fmla="*/ 113 h 348"/>
                                <a:gd name="T2" fmla="*/ 822 w 1413"/>
                                <a:gd name="T3" fmla="*/ 104 h 348"/>
                                <a:gd name="T4" fmla="*/ 794 w 1413"/>
                                <a:gd name="T5" fmla="*/ 110 h 348"/>
                                <a:gd name="T6" fmla="*/ 796 w 1413"/>
                                <a:gd name="T7" fmla="*/ 119 h 348"/>
                                <a:gd name="T8" fmla="*/ 824 w 1413"/>
                                <a:gd name="T9" fmla="*/ 113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824" y="113"/>
                                  </a:moveTo>
                                  <a:lnTo>
                                    <a:pt x="822" y="104"/>
                                  </a:lnTo>
                                  <a:lnTo>
                                    <a:pt x="794" y="110"/>
                                  </a:lnTo>
                                  <a:lnTo>
                                    <a:pt x="796" y="119"/>
                                  </a:lnTo>
                                  <a:lnTo>
                                    <a:pt x="824" y="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Freeform 135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831 w 1413"/>
                                <a:gd name="T1" fmla="*/ 209 h 348"/>
                                <a:gd name="T2" fmla="*/ 828 w 1413"/>
                                <a:gd name="T3" fmla="*/ 200 h 348"/>
                                <a:gd name="T4" fmla="*/ 801 w 1413"/>
                                <a:gd name="T5" fmla="*/ 210 h 348"/>
                                <a:gd name="T6" fmla="*/ 804 w 1413"/>
                                <a:gd name="T7" fmla="*/ 219 h 348"/>
                                <a:gd name="T8" fmla="*/ 831 w 1413"/>
                                <a:gd name="T9" fmla="*/ 20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831" y="209"/>
                                  </a:moveTo>
                                  <a:lnTo>
                                    <a:pt x="828" y="200"/>
                                  </a:lnTo>
                                  <a:lnTo>
                                    <a:pt x="801" y="210"/>
                                  </a:lnTo>
                                  <a:lnTo>
                                    <a:pt x="804" y="219"/>
                                  </a:lnTo>
                                  <a:lnTo>
                                    <a:pt x="831" y="2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36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861 w 1413"/>
                                <a:gd name="T1" fmla="*/ 104 h 348"/>
                                <a:gd name="T2" fmla="*/ 859 w 1413"/>
                                <a:gd name="T3" fmla="*/ 95 h 348"/>
                                <a:gd name="T4" fmla="*/ 831 w 1413"/>
                                <a:gd name="T5" fmla="*/ 101 h 348"/>
                                <a:gd name="T6" fmla="*/ 833 w 1413"/>
                                <a:gd name="T7" fmla="*/ 111 h 348"/>
                                <a:gd name="T8" fmla="*/ 861 w 1413"/>
                                <a:gd name="T9" fmla="*/ 10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861" y="104"/>
                                  </a:moveTo>
                                  <a:lnTo>
                                    <a:pt x="859" y="95"/>
                                  </a:lnTo>
                                  <a:lnTo>
                                    <a:pt x="831" y="101"/>
                                  </a:lnTo>
                                  <a:lnTo>
                                    <a:pt x="833" y="111"/>
                                  </a:lnTo>
                                  <a:lnTo>
                                    <a:pt x="861" y="10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Freeform 137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867 w 1413"/>
                                <a:gd name="T1" fmla="*/ 197 h 348"/>
                                <a:gd name="T2" fmla="*/ 864 w 1413"/>
                                <a:gd name="T3" fmla="*/ 188 h 348"/>
                                <a:gd name="T4" fmla="*/ 837 w 1413"/>
                                <a:gd name="T5" fmla="*/ 197 h 348"/>
                                <a:gd name="T6" fmla="*/ 840 w 1413"/>
                                <a:gd name="T7" fmla="*/ 206 h 348"/>
                                <a:gd name="T8" fmla="*/ 867 w 1413"/>
                                <a:gd name="T9" fmla="*/ 19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867" y="197"/>
                                  </a:moveTo>
                                  <a:lnTo>
                                    <a:pt x="864" y="188"/>
                                  </a:lnTo>
                                  <a:lnTo>
                                    <a:pt x="837" y="197"/>
                                  </a:lnTo>
                                  <a:lnTo>
                                    <a:pt x="840" y="206"/>
                                  </a:lnTo>
                                  <a:lnTo>
                                    <a:pt x="867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138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899 w 1413"/>
                                <a:gd name="T1" fmla="*/ 96 h 348"/>
                                <a:gd name="T2" fmla="*/ 896 w 1413"/>
                                <a:gd name="T3" fmla="*/ 86 h 348"/>
                                <a:gd name="T4" fmla="*/ 868 w 1413"/>
                                <a:gd name="T5" fmla="*/ 93 h 348"/>
                                <a:gd name="T6" fmla="*/ 871 w 1413"/>
                                <a:gd name="T7" fmla="*/ 102 h 348"/>
                                <a:gd name="T8" fmla="*/ 899 w 1413"/>
                                <a:gd name="T9" fmla="*/ 96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899" y="96"/>
                                  </a:moveTo>
                                  <a:lnTo>
                                    <a:pt x="896" y="86"/>
                                  </a:lnTo>
                                  <a:lnTo>
                                    <a:pt x="868" y="93"/>
                                  </a:lnTo>
                                  <a:lnTo>
                                    <a:pt x="871" y="102"/>
                                  </a:lnTo>
                                  <a:lnTo>
                                    <a:pt x="899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139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904 w 1413"/>
                                <a:gd name="T1" fmla="*/ 184 h 348"/>
                                <a:gd name="T2" fmla="*/ 901 w 1413"/>
                                <a:gd name="T3" fmla="*/ 175 h 348"/>
                                <a:gd name="T4" fmla="*/ 873 w 1413"/>
                                <a:gd name="T5" fmla="*/ 185 h 348"/>
                                <a:gd name="T6" fmla="*/ 876 w 1413"/>
                                <a:gd name="T7" fmla="*/ 194 h 348"/>
                                <a:gd name="T8" fmla="*/ 904 w 1413"/>
                                <a:gd name="T9" fmla="*/ 18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904" y="184"/>
                                  </a:moveTo>
                                  <a:lnTo>
                                    <a:pt x="901" y="175"/>
                                  </a:lnTo>
                                  <a:lnTo>
                                    <a:pt x="873" y="185"/>
                                  </a:lnTo>
                                  <a:lnTo>
                                    <a:pt x="876" y="194"/>
                                  </a:lnTo>
                                  <a:lnTo>
                                    <a:pt x="904" y="1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140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936 w 1413"/>
                                <a:gd name="T1" fmla="*/ 87 h 348"/>
                                <a:gd name="T2" fmla="*/ 934 w 1413"/>
                                <a:gd name="T3" fmla="*/ 78 h 348"/>
                                <a:gd name="T4" fmla="*/ 906 w 1413"/>
                                <a:gd name="T5" fmla="*/ 84 h 348"/>
                                <a:gd name="T6" fmla="*/ 908 w 1413"/>
                                <a:gd name="T7" fmla="*/ 93 h 348"/>
                                <a:gd name="T8" fmla="*/ 936 w 1413"/>
                                <a:gd name="T9" fmla="*/ 8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936" y="87"/>
                                  </a:moveTo>
                                  <a:lnTo>
                                    <a:pt x="934" y="78"/>
                                  </a:lnTo>
                                  <a:lnTo>
                                    <a:pt x="906" y="84"/>
                                  </a:lnTo>
                                  <a:lnTo>
                                    <a:pt x="908" y="93"/>
                                  </a:lnTo>
                                  <a:lnTo>
                                    <a:pt x="936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Freeform 141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940 w 1413"/>
                                <a:gd name="T1" fmla="*/ 172 h 348"/>
                                <a:gd name="T2" fmla="*/ 937 w 1413"/>
                                <a:gd name="T3" fmla="*/ 163 h 348"/>
                                <a:gd name="T4" fmla="*/ 910 w 1413"/>
                                <a:gd name="T5" fmla="*/ 172 h 348"/>
                                <a:gd name="T6" fmla="*/ 913 w 1413"/>
                                <a:gd name="T7" fmla="*/ 181 h 348"/>
                                <a:gd name="T8" fmla="*/ 940 w 1413"/>
                                <a:gd name="T9" fmla="*/ 17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940" y="172"/>
                                  </a:moveTo>
                                  <a:lnTo>
                                    <a:pt x="937" y="163"/>
                                  </a:lnTo>
                                  <a:lnTo>
                                    <a:pt x="910" y="172"/>
                                  </a:lnTo>
                                  <a:lnTo>
                                    <a:pt x="913" y="181"/>
                                  </a:lnTo>
                                  <a:lnTo>
                                    <a:pt x="940" y="1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Freeform 142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973 w 1413"/>
                                <a:gd name="T1" fmla="*/ 78 h 348"/>
                                <a:gd name="T2" fmla="*/ 971 w 1413"/>
                                <a:gd name="T3" fmla="*/ 69 h 348"/>
                                <a:gd name="T4" fmla="*/ 943 w 1413"/>
                                <a:gd name="T5" fmla="*/ 75 h 348"/>
                                <a:gd name="T6" fmla="*/ 945 w 1413"/>
                                <a:gd name="T7" fmla="*/ 85 h 348"/>
                                <a:gd name="T8" fmla="*/ 973 w 1413"/>
                                <a:gd name="T9" fmla="*/ 78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973" y="78"/>
                                  </a:moveTo>
                                  <a:lnTo>
                                    <a:pt x="971" y="69"/>
                                  </a:lnTo>
                                  <a:lnTo>
                                    <a:pt x="943" y="75"/>
                                  </a:lnTo>
                                  <a:lnTo>
                                    <a:pt x="945" y="85"/>
                                  </a:lnTo>
                                  <a:lnTo>
                                    <a:pt x="973" y="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Freeform 143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976 w 1413"/>
                                <a:gd name="T1" fmla="*/ 159 h 348"/>
                                <a:gd name="T2" fmla="*/ 973 w 1413"/>
                                <a:gd name="T3" fmla="*/ 150 h 348"/>
                                <a:gd name="T4" fmla="*/ 946 w 1413"/>
                                <a:gd name="T5" fmla="*/ 160 h 348"/>
                                <a:gd name="T6" fmla="*/ 949 w 1413"/>
                                <a:gd name="T7" fmla="*/ 169 h 348"/>
                                <a:gd name="T8" fmla="*/ 976 w 1413"/>
                                <a:gd name="T9" fmla="*/ 15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976" y="159"/>
                                  </a:moveTo>
                                  <a:lnTo>
                                    <a:pt x="973" y="150"/>
                                  </a:lnTo>
                                  <a:lnTo>
                                    <a:pt x="946" y="160"/>
                                  </a:lnTo>
                                  <a:lnTo>
                                    <a:pt x="949" y="169"/>
                                  </a:lnTo>
                                  <a:lnTo>
                                    <a:pt x="976" y="1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144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011 w 1413"/>
                                <a:gd name="T1" fmla="*/ 70 h 348"/>
                                <a:gd name="T2" fmla="*/ 1009 w 1413"/>
                                <a:gd name="T3" fmla="*/ 60 h 348"/>
                                <a:gd name="T4" fmla="*/ 981 w 1413"/>
                                <a:gd name="T5" fmla="*/ 67 h 348"/>
                                <a:gd name="T6" fmla="*/ 983 w 1413"/>
                                <a:gd name="T7" fmla="*/ 76 h 348"/>
                                <a:gd name="T8" fmla="*/ 1011 w 1413"/>
                                <a:gd name="T9" fmla="*/ 70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011" y="70"/>
                                  </a:moveTo>
                                  <a:lnTo>
                                    <a:pt x="1009" y="60"/>
                                  </a:lnTo>
                                  <a:lnTo>
                                    <a:pt x="981" y="67"/>
                                  </a:lnTo>
                                  <a:lnTo>
                                    <a:pt x="983" y="76"/>
                                  </a:lnTo>
                                  <a:lnTo>
                                    <a:pt x="1011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145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013 w 1413"/>
                                <a:gd name="T1" fmla="*/ 147 h 348"/>
                                <a:gd name="T2" fmla="*/ 1009 w 1413"/>
                                <a:gd name="T3" fmla="*/ 138 h 348"/>
                                <a:gd name="T4" fmla="*/ 982 w 1413"/>
                                <a:gd name="T5" fmla="*/ 147 h 348"/>
                                <a:gd name="T6" fmla="*/ 985 w 1413"/>
                                <a:gd name="T7" fmla="*/ 156 h 348"/>
                                <a:gd name="T8" fmla="*/ 1013 w 1413"/>
                                <a:gd name="T9" fmla="*/ 14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013" y="147"/>
                                  </a:moveTo>
                                  <a:lnTo>
                                    <a:pt x="1009" y="138"/>
                                  </a:lnTo>
                                  <a:lnTo>
                                    <a:pt x="982" y="147"/>
                                  </a:lnTo>
                                  <a:lnTo>
                                    <a:pt x="985" y="156"/>
                                  </a:lnTo>
                                  <a:lnTo>
                                    <a:pt x="1013" y="1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Freeform 146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048 w 1413"/>
                                <a:gd name="T1" fmla="*/ 61 h 348"/>
                                <a:gd name="T2" fmla="*/ 1046 w 1413"/>
                                <a:gd name="T3" fmla="*/ 52 h 348"/>
                                <a:gd name="T4" fmla="*/ 1018 w 1413"/>
                                <a:gd name="T5" fmla="*/ 58 h 348"/>
                                <a:gd name="T6" fmla="*/ 1020 w 1413"/>
                                <a:gd name="T7" fmla="*/ 67 h 348"/>
                                <a:gd name="T8" fmla="*/ 1048 w 1413"/>
                                <a:gd name="T9" fmla="*/ 61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048" y="61"/>
                                  </a:moveTo>
                                  <a:lnTo>
                                    <a:pt x="1046" y="52"/>
                                  </a:lnTo>
                                  <a:lnTo>
                                    <a:pt x="1018" y="58"/>
                                  </a:lnTo>
                                  <a:lnTo>
                                    <a:pt x="1020" y="67"/>
                                  </a:lnTo>
                                  <a:lnTo>
                                    <a:pt x="1048" y="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Freeform 147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049 w 1413"/>
                                <a:gd name="T1" fmla="*/ 134 h 348"/>
                                <a:gd name="T2" fmla="*/ 1046 w 1413"/>
                                <a:gd name="T3" fmla="*/ 125 h 348"/>
                                <a:gd name="T4" fmla="*/ 1018 w 1413"/>
                                <a:gd name="T5" fmla="*/ 134 h 348"/>
                                <a:gd name="T6" fmla="*/ 1022 w 1413"/>
                                <a:gd name="T7" fmla="*/ 144 h 348"/>
                                <a:gd name="T8" fmla="*/ 1049 w 1413"/>
                                <a:gd name="T9" fmla="*/ 13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049" y="134"/>
                                  </a:moveTo>
                                  <a:lnTo>
                                    <a:pt x="1046" y="125"/>
                                  </a:lnTo>
                                  <a:lnTo>
                                    <a:pt x="1018" y="134"/>
                                  </a:lnTo>
                                  <a:lnTo>
                                    <a:pt x="1022" y="144"/>
                                  </a:lnTo>
                                  <a:lnTo>
                                    <a:pt x="1049" y="1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148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085 w 1413"/>
                                <a:gd name="T1" fmla="*/ 122 h 348"/>
                                <a:gd name="T2" fmla="*/ 1082 w 1413"/>
                                <a:gd name="T3" fmla="*/ 113 h 348"/>
                                <a:gd name="T4" fmla="*/ 1055 w 1413"/>
                                <a:gd name="T5" fmla="*/ 122 h 348"/>
                                <a:gd name="T6" fmla="*/ 1058 w 1413"/>
                                <a:gd name="T7" fmla="*/ 131 h 348"/>
                                <a:gd name="T8" fmla="*/ 1085 w 1413"/>
                                <a:gd name="T9" fmla="*/ 12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085" y="122"/>
                                  </a:moveTo>
                                  <a:lnTo>
                                    <a:pt x="1082" y="113"/>
                                  </a:lnTo>
                                  <a:lnTo>
                                    <a:pt x="1055" y="122"/>
                                  </a:lnTo>
                                  <a:lnTo>
                                    <a:pt x="1058" y="131"/>
                                  </a:lnTo>
                                  <a:lnTo>
                                    <a:pt x="1085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149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086 w 1413"/>
                                <a:gd name="T1" fmla="*/ 52 h 348"/>
                                <a:gd name="T2" fmla="*/ 1083 w 1413"/>
                                <a:gd name="T3" fmla="*/ 43 h 348"/>
                                <a:gd name="T4" fmla="*/ 1055 w 1413"/>
                                <a:gd name="T5" fmla="*/ 49 h 348"/>
                                <a:gd name="T6" fmla="*/ 1058 w 1413"/>
                                <a:gd name="T7" fmla="*/ 59 h 348"/>
                                <a:gd name="T8" fmla="*/ 1086 w 1413"/>
                                <a:gd name="T9" fmla="*/ 52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086" y="52"/>
                                  </a:moveTo>
                                  <a:lnTo>
                                    <a:pt x="1083" y="43"/>
                                  </a:lnTo>
                                  <a:lnTo>
                                    <a:pt x="1055" y="49"/>
                                  </a:lnTo>
                                  <a:lnTo>
                                    <a:pt x="1058" y="59"/>
                                  </a:lnTo>
                                  <a:lnTo>
                                    <a:pt x="1086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150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21 w 1413"/>
                                <a:gd name="T1" fmla="*/ 109 h 348"/>
                                <a:gd name="T2" fmla="*/ 1118 w 1413"/>
                                <a:gd name="T3" fmla="*/ 100 h 348"/>
                                <a:gd name="T4" fmla="*/ 1091 w 1413"/>
                                <a:gd name="T5" fmla="*/ 109 h 348"/>
                                <a:gd name="T6" fmla="*/ 1094 w 1413"/>
                                <a:gd name="T7" fmla="*/ 118 h 348"/>
                                <a:gd name="T8" fmla="*/ 1121 w 1413"/>
                                <a:gd name="T9" fmla="*/ 10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21" y="109"/>
                                  </a:moveTo>
                                  <a:lnTo>
                                    <a:pt x="1118" y="100"/>
                                  </a:lnTo>
                                  <a:lnTo>
                                    <a:pt x="1091" y="109"/>
                                  </a:lnTo>
                                  <a:lnTo>
                                    <a:pt x="1094" y="118"/>
                                  </a:lnTo>
                                  <a:lnTo>
                                    <a:pt x="1121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Freeform 151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23 w 1413"/>
                                <a:gd name="T1" fmla="*/ 44 h 348"/>
                                <a:gd name="T2" fmla="*/ 1121 w 1413"/>
                                <a:gd name="T3" fmla="*/ 34 h 348"/>
                                <a:gd name="T4" fmla="*/ 1093 w 1413"/>
                                <a:gd name="T5" fmla="*/ 41 h 348"/>
                                <a:gd name="T6" fmla="*/ 1095 w 1413"/>
                                <a:gd name="T7" fmla="*/ 50 h 348"/>
                                <a:gd name="T8" fmla="*/ 1123 w 1413"/>
                                <a:gd name="T9" fmla="*/ 4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23" y="44"/>
                                  </a:moveTo>
                                  <a:lnTo>
                                    <a:pt x="1121" y="34"/>
                                  </a:lnTo>
                                  <a:lnTo>
                                    <a:pt x="1093" y="41"/>
                                  </a:lnTo>
                                  <a:lnTo>
                                    <a:pt x="1095" y="50"/>
                                  </a:lnTo>
                                  <a:lnTo>
                                    <a:pt x="1123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Freeform 152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58 w 1413"/>
                                <a:gd name="T1" fmla="*/ 97 h 348"/>
                                <a:gd name="T2" fmla="*/ 1155 w 1413"/>
                                <a:gd name="T3" fmla="*/ 87 h 348"/>
                                <a:gd name="T4" fmla="*/ 1127 w 1413"/>
                                <a:gd name="T5" fmla="*/ 97 h 348"/>
                                <a:gd name="T6" fmla="*/ 1131 w 1413"/>
                                <a:gd name="T7" fmla="*/ 106 h 348"/>
                                <a:gd name="T8" fmla="*/ 1158 w 1413"/>
                                <a:gd name="T9" fmla="*/ 97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58" y="97"/>
                                  </a:moveTo>
                                  <a:lnTo>
                                    <a:pt x="1155" y="87"/>
                                  </a:lnTo>
                                  <a:lnTo>
                                    <a:pt x="1127" y="97"/>
                                  </a:lnTo>
                                  <a:lnTo>
                                    <a:pt x="1131" y="106"/>
                                  </a:lnTo>
                                  <a:lnTo>
                                    <a:pt x="1158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Freeform 153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60 w 1413"/>
                                <a:gd name="T1" fmla="*/ 35 h 348"/>
                                <a:gd name="T2" fmla="*/ 1158 w 1413"/>
                                <a:gd name="T3" fmla="*/ 26 h 348"/>
                                <a:gd name="T4" fmla="*/ 1130 w 1413"/>
                                <a:gd name="T5" fmla="*/ 32 h 348"/>
                                <a:gd name="T6" fmla="*/ 1132 w 1413"/>
                                <a:gd name="T7" fmla="*/ 41 h 348"/>
                                <a:gd name="T8" fmla="*/ 1160 w 1413"/>
                                <a:gd name="T9" fmla="*/ 35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60" y="35"/>
                                  </a:moveTo>
                                  <a:lnTo>
                                    <a:pt x="1158" y="26"/>
                                  </a:lnTo>
                                  <a:lnTo>
                                    <a:pt x="1130" y="32"/>
                                  </a:lnTo>
                                  <a:lnTo>
                                    <a:pt x="1132" y="41"/>
                                  </a:lnTo>
                                  <a:lnTo>
                                    <a:pt x="116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Freeform 154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94 w 1413"/>
                                <a:gd name="T1" fmla="*/ 84 h 348"/>
                                <a:gd name="T2" fmla="*/ 1191 w 1413"/>
                                <a:gd name="T3" fmla="*/ 75 h 348"/>
                                <a:gd name="T4" fmla="*/ 1164 w 1413"/>
                                <a:gd name="T5" fmla="*/ 84 h 348"/>
                                <a:gd name="T6" fmla="*/ 1167 w 1413"/>
                                <a:gd name="T7" fmla="*/ 93 h 348"/>
                                <a:gd name="T8" fmla="*/ 1194 w 1413"/>
                                <a:gd name="T9" fmla="*/ 8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94" y="84"/>
                                  </a:moveTo>
                                  <a:lnTo>
                                    <a:pt x="1191" y="75"/>
                                  </a:lnTo>
                                  <a:lnTo>
                                    <a:pt x="1164" y="84"/>
                                  </a:lnTo>
                                  <a:lnTo>
                                    <a:pt x="1167" y="93"/>
                                  </a:lnTo>
                                  <a:lnTo>
                                    <a:pt x="1194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Freeform 155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198 w 1413"/>
                                <a:gd name="T1" fmla="*/ 26 h 348"/>
                                <a:gd name="T2" fmla="*/ 1196 w 1413"/>
                                <a:gd name="T3" fmla="*/ 17 h 348"/>
                                <a:gd name="T4" fmla="*/ 1168 w 1413"/>
                                <a:gd name="T5" fmla="*/ 23 h 348"/>
                                <a:gd name="T6" fmla="*/ 1170 w 1413"/>
                                <a:gd name="T7" fmla="*/ 33 h 348"/>
                                <a:gd name="T8" fmla="*/ 1198 w 1413"/>
                                <a:gd name="T9" fmla="*/ 26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198" y="26"/>
                                  </a:moveTo>
                                  <a:lnTo>
                                    <a:pt x="1196" y="17"/>
                                  </a:lnTo>
                                  <a:lnTo>
                                    <a:pt x="1168" y="23"/>
                                  </a:lnTo>
                                  <a:lnTo>
                                    <a:pt x="1170" y="33"/>
                                  </a:lnTo>
                                  <a:lnTo>
                                    <a:pt x="1198" y="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Freeform 156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230 w 1413"/>
                                <a:gd name="T1" fmla="*/ 71 h 348"/>
                                <a:gd name="T2" fmla="*/ 1227 w 1413"/>
                                <a:gd name="T3" fmla="*/ 62 h 348"/>
                                <a:gd name="T4" fmla="*/ 1200 w 1413"/>
                                <a:gd name="T5" fmla="*/ 72 h 348"/>
                                <a:gd name="T6" fmla="*/ 1203 w 1413"/>
                                <a:gd name="T7" fmla="*/ 81 h 348"/>
                                <a:gd name="T8" fmla="*/ 1230 w 1413"/>
                                <a:gd name="T9" fmla="*/ 71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230" y="71"/>
                                  </a:moveTo>
                                  <a:lnTo>
                                    <a:pt x="1227" y="62"/>
                                  </a:lnTo>
                                  <a:lnTo>
                                    <a:pt x="1200" y="72"/>
                                  </a:lnTo>
                                  <a:lnTo>
                                    <a:pt x="1203" y="81"/>
                                  </a:lnTo>
                                  <a:lnTo>
                                    <a:pt x="1230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Freeform 157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235 w 1413"/>
                                <a:gd name="T1" fmla="*/ 18 h 348"/>
                                <a:gd name="T2" fmla="*/ 1233 w 1413"/>
                                <a:gd name="T3" fmla="*/ 8 h 348"/>
                                <a:gd name="T4" fmla="*/ 1205 w 1413"/>
                                <a:gd name="T5" fmla="*/ 15 h 348"/>
                                <a:gd name="T6" fmla="*/ 1207 w 1413"/>
                                <a:gd name="T7" fmla="*/ 24 h 348"/>
                                <a:gd name="T8" fmla="*/ 1235 w 1413"/>
                                <a:gd name="T9" fmla="*/ 18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235" y="18"/>
                                  </a:moveTo>
                                  <a:lnTo>
                                    <a:pt x="1233" y="8"/>
                                  </a:lnTo>
                                  <a:lnTo>
                                    <a:pt x="1205" y="15"/>
                                  </a:lnTo>
                                  <a:lnTo>
                                    <a:pt x="1207" y="24"/>
                                  </a:lnTo>
                                  <a:lnTo>
                                    <a:pt x="1235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" name="Freeform 158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267 w 1413"/>
                                <a:gd name="T1" fmla="*/ 59 h 348"/>
                                <a:gd name="T2" fmla="*/ 1263 w 1413"/>
                                <a:gd name="T3" fmla="*/ 50 h 348"/>
                                <a:gd name="T4" fmla="*/ 1236 w 1413"/>
                                <a:gd name="T5" fmla="*/ 59 h 348"/>
                                <a:gd name="T6" fmla="*/ 1239 w 1413"/>
                                <a:gd name="T7" fmla="*/ 68 h 348"/>
                                <a:gd name="T8" fmla="*/ 1267 w 1413"/>
                                <a:gd name="T9" fmla="*/ 5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267" y="59"/>
                                  </a:moveTo>
                                  <a:lnTo>
                                    <a:pt x="1263" y="50"/>
                                  </a:lnTo>
                                  <a:lnTo>
                                    <a:pt x="1236" y="59"/>
                                  </a:lnTo>
                                  <a:lnTo>
                                    <a:pt x="1239" y="68"/>
                                  </a:lnTo>
                                  <a:lnTo>
                                    <a:pt x="126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" name="Freeform 159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273 w 1413"/>
                                <a:gd name="T1" fmla="*/ 9 h 348"/>
                                <a:gd name="T2" fmla="*/ 1271 w 1413"/>
                                <a:gd name="T3" fmla="*/ 0 h 348"/>
                                <a:gd name="T4" fmla="*/ 1242 w 1413"/>
                                <a:gd name="T5" fmla="*/ 6 h 348"/>
                                <a:gd name="T6" fmla="*/ 1245 w 1413"/>
                                <a:gd name="T7" fmla="*/ 15 h 348"/>
                                <a:gd name="T8" fmla="*/ 1273 w 1413"/>
                                <a:gd name="T9" fmla="*/ 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273" y="9"/>
                                  </a:moveTo>
                                  <a:lnTo>
                                    <a:pt x="1271" y="0"/>
                                  </a:lnTo>
                                  <a:lnTo>
                                    <a:pt x="1242" y="6"/>
                                  </a:lnTo>
                                  <a:lnTo>
                                    <a:pt x="1245" y="15"/>
                                  </a:lnTo>
                                  <a:lnTo>
                                    <a:pt x="1273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" name="Freeform 160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303 w 1413"/>
                                <a:gd name="T1" fmla="*/ 46 h 348"/>
                                <a:gd name="T2" fmla="*/ 1300 w 1413"/>
                                <a:gd name="T3" fmla="*/ 37 h 348"/>
                                <a:gd name="T4" fmla="*/ 1273 w 1413"/>
                                <a:gd name="T5" fmla="*/ 47 h 348"/>
                                <a:gd name="T6" fmla="*/ 1276 w 1413"/>
                                <a:gd name="T7" fmla="*/ 56 h 348"/>
                                <a:gd name="T8" fmla="*/ 1303 w 1413"/>
                                <a:gd name="T9" fmla="*/ 46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303" y="46"/>
                                  </a:moveTo>
                                  <a:lnTo>
                                    <a:pt x="1300" y="37"/>
                                  </a:lnTo>
                                  <a:lnTo>
                                    <a:pt x="1273" y="47"/>
                                  </a:lnTo>
                                  <a:lnTo>
                                    <a:pt x="1276" y="56"/>
                                  </a:lnTo>
                                  <a:lnTo>
                                    <a:pt x="1303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Freeform 161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339 w 1413"/>
                                <a:gd name="T1" fmla="*/ 34 h 348"/>
                                <a:gd name="T2" fmla="*/ 1336 w 1413"/>
                                <a:gd name="T3" fmla="*/ 25 h 348"/>
                                <a:gd name="T4" fmla="*/ 1309 w 1413"/>
                                <a:gd name="T5" fmla="*/ 34 h 348"/>
                                <a:gd name="T6" fmla="*/ 1312 w 1413"/>
                                <a:gd name="T7" fmla="*/ 43 h 348"/>
                                <a:gd name="T8" fmla="*/ 1339 w 1413"/>
                                <a:gd name="T9" fmla="*/ 34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339" y="34"/>
                                  </a:moveTo>
                                  <a:lnTo>
                                    <a:pt x="1336" y="25"/>
                                  </a:lnTo>
                                  <a:lnTo>
                                    <a:pt x="1309" y="34"/>
                                  </a:lnTo>
                                  <a:lnTo>
                                    <a:pt x="1312" y="43"/>
                                  </a:lnTo>
                                  <a:lnTo>
                                    <a:pt x="133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" name="Freeform 162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375 w 1413"/>
                                <a:gd name="T1" fmla="*/ 21 h 348"/>
                                <a:gd name="T2" fmla="*/ 1372 w 1413"/>
                                <a:gd name="T3" fmla="*/ 12 h 348"/>
                                <a:gd name="T4" fmla="*/ 1345 w 1413"/>
                                <a:gd name="T5" fmla="*/ 22 h 348"/>
                                <a:gd name="T6" fmla="*/ 1348 w 1413"/>
                                <a:gd name="T7" fmla="*/ 31 h 348"/>
                                <a:gd name="T8" fmla="*/ 1375 w 1413"/>
                                <a:gd name="T9" fmla="*/ 21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375" y="21"/>
                                  </a:moveTo>
                                  <a:lnTo>
                                    <a:pt x="1372" y="12"/>
                                  </a:lnTo>
                                  <a:lnTo>
                                    <a:pt x="1345" y="22"/>
                                  </a:lnTo>
                                  <a:lnTo>
                                    <a:pt x="1348" y="31"/>
                                  </a:lnTo>
                                  <a:lnTo>
                                    <a:pt x="137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" name="Freeform 163"/>
                          <wps:cNvSpPr>
                            <a:spLocks/>
                          </wps:cNvSpPr>
                          <wps:spPr bwMode="auto">
                            <a:xfrm>
                              <a:off x="7891" y="1842"/>
                              <a:ext cx="1413" cy="348"/>
                            </a:xfrm>
                            <a:custGeom>
                              <a:avLst/>
                              <a:gdLst>
                                <a:gd name="T0" fmla="*/ 1412 w 1413"/>
                                <a:gd name="T1" fmla="*/ 9 h 348"/>
                                <a:gd name="T2" fmla="*/ 1409 w 1413"/>
                                <a:gd name="T3" fmla="*/ 0 h 348"/>
                                <a:gd name="T4" fmla="*/ 1381 w 1413"/>
                                <a:gd name="T5" fmla="*/ 9 h 348"/>
                                <a:gd name="T6" fmla="*/ 1385 w 1413"/>
                                <a:gd name="T7" fmla="*/ 18 h 348"/>
                                <a:gd name="T8" fmla="*/ 1412 w 1413"/>
                                <a:gd name="T9" fmla="*/ 9 h 3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13" h="348">
                                  <a:moveTo>
                                    <a:pt x="1412" y="9"/>
                                  </a:moveTo>
                                  <a:lnTo>
                                    <a:pt x="1409" y="0"/>
                                  </a:lnTo>
                                  <a:lnTo>
                                    <a:pt x="1381" y="9"/>
                                  </a:lnTo>
                                  <a:lnTo>
                                    <a:pt x="1385" y="18"/>
                                  </a:lnTo>
                                  <a:lnTo>
                                    <a:pt x="141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7" name="Picture 164"/>
                          <pic:cNvPicPr>
                            <a:picLocks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32" y="1843"/>
                            <a:ext cx="36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" name="Picture 165"/>
                          <pic:cNvPicPr>
                            <a:picLocks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9" y="560"/>
                            <a:ext cx="80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" name="Freeform 166"/>
                        <wps:cNvSpPr>
                          <a:spLocks/>
                        </wps:cNvSpPr>
                        <wps:spPr bwMode="auto">
                          <a:xfrm>
                            <a:off x="6798" y="559"/>
                            <a:ext cx="88" cy="88"/>
                          </a:xfrm>
                          <a:custGeom>
                            <a:avLst/>
                            <a:gdLst>
                              <a:gd name="T0" fmla="*/ 0 w 88"/>
                              <a:gd name="T1" fmla="*/ 0 h 88"/>
                              <a:gd name="T2" fmla="*/ 20 w 88"/>
                              <a:gd name="T3" fmla="*/ 0 h 88"/>
                              <a:gd name="T4" fmla="*/ 41 w 88"/>
                              <a:gd name="T5" fmla="*/ 0 h 88"/>
                              <a:gd name="T6" fmla="*/ 62 w 88"/>
                              <a:gd name="T7" fmla="*/ 1 h 88"/>
                              <a:gd name="T8" fmla="*/ 85 w 88"/>
                              <a:gd name="T9" fmla="*/ 0 h 88"/>
                              <a:gd name="T10" fmla="*/ 87 w 88"/>
                              <a:gd name="T11" fmla="*/ 26 h 88"/>
                              <a:gd name="T12" fmla="*/ 87 w 88"/>
                              <a:gd name="T13" fmla="*/ 48 h 88"/>
                              <a:gd name="T14" fmla="*/ 86 w 88"/>
                              <a:gd name="T15" fmla="*/ 66 h 88"/>
                              <a:gd name="T16" fmla="*/ 85 w 88"/>
                              <a:gd name="T17" fmla="*/ 85 h 88"/>
                              <a:gd name="T18" fmla="*/ 64 w 88"/>
                              <a:gd name="T19" fmla="*/ 86 h 88"/>
                              <a:gd name="T20" fmla="*/ 46 w 88"/>
                              <a:gd name="T21" fmla="*/ 87 h 88"/>
                              <a:gd name="T22" fmla="*/ 26 w 88"/>
                              <a:gd name="T23" fmla="*/ 87 h 88"/>
                              <a:gd name="T24" fmla="*/ 0 w 88"/>
                              <a:gd name="T25" fmla="*/ 85 h 88"/>
                              <a:gd name="T26" fmla="*/ 0 w 88"/>
                              <a:gd name="T27" fmla="*/ 66 h 88"/>
                              <a:gd name="T28" fmla="*/ 0 w 88"/>
                              <a:gd name="T29" fmla="*/ 47 h 88"/>
                              <a:gd name="T30" fmla="*/ 0 w 88"/>
                              <a:gd name="T31" fmla="*/ 25 h 88"/>
                              <a:gd name="T32" fmla="*/ 0 w 88"/>
                              <a:gd name="T33" fmla="*/ 0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8" h="88">
                                <a:moveTo>
                                  <a:pt x="0" y="0"/>
                                </a:moveTo>
                                <a:lnTo>
                                  <a:pt x="20" y="0"/>
                                </a:lnTo>
                                <a:lnTo>
                                  <a:pt x="41" y="0"/>
                                </a:lnTo>
                                <a:lnTo>
                                  <a:pt x="62" y="1"/>
                                </a:lnTo>
                                <a:lnTo>
                                  <a:pt x="85" y="0"/>
                                </a:lnTo>
                                <a:lnTo>
                                  <a:pt x="87" y="26"/>
                                </a:lnTo>
                                <a:lnTo>
                                  <a:pt x="87" y="48"/>
                                </a:lnTo>
                                <a:lnTo>
                                  <a:pt x="86" y="66"/>
                                </a:lnTo>
                                <a:lnTo>
                                  <a:pt x="85" y="85"/>
                                </a:lnTo>
                                <a:lnTo>
                                  <a:pt x="64" y="86"/>
                                </a:lnTo>
                                <a:lnTo>
                                  <a:pt x="46" y="87"/>
                                </a:lnTo>
                                <a:lnTo>
                                  <a:pt x="26" y="87"/>
                                </a:lnTo>
                                <a:lnTo>
                                  <a:pt x="0" y="85"/>
                                </a:lnTo>
                                <a:lnTo>
                                  <a:pt x="0" y="66"/>
                                </a:lnTo>
                                <a:lnTo>
                                  <a:pt x="0" y="47"/>
                                </a:lnTo>
                                <a:lnTo>
                                  <a:pt x="0" y="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843C0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67"/>
                          <pic:cNvPicPr>
                            <a:picLocks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8" y="407"/>
                            <a:ext cx="6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1" name="Freeform 168"/>
                        <wps:cNvSpPr>
                          <a:spLocks/>
                        </wps:cNvSpPr>
                        <wps:spPr bwMode="auto">
                          <a:xfrm>
                            <a:off x="6907" y="407"/>
                            <a:ext cx="49" cy="241"/>
                          </a:xfrm>
                          <a:custGeom>
                            <a:avLst/>
                            <a:gdLst>
                              <a:gd name="T0" fmla="*/ 0 w 49"/>
                              <a:gd name="T1" fmla="*/ 0 h 241"/>
                              <a:gd name="T2" fmla="*/ 11 w 49"/>
                              <a:gd name="T3" fmla="*/ 0 h 241"/>
                              <a:gd name="T4" fmla="*/ 22 w 49"/>
                              <a:gd name="T5" fmla="*/ 0 h 241"/>
                              <a:gd name="T6" fmla="*/ 34 w 49"/>
                              <a:gd name="T7" fmla="*/ 0 h 241"/>
                              <a:gd name="T8" fmla="*/ 48 w 49"/>
                              <a:gd name="T9" fmla="*/ 0 h 241"/>
                              <a:gd name="T10" fmla="*/ 45 w 49"/>
                              <a:gd name="T11" fmla="*/ 52 h 241"/>
                              <a:gd name="T12" fmla="*/ 46 w 49"/>
                              <a:gd name="T13" fmla="*/ 103 h 241"/>
                              <a:gd name="T14" fmla="*/ 48 w 49"/>
                              <a:gd name="T15" fmla="*/ 163 h 241"/>
                              <a:gd name="T16" fmla="*/ 48 w 49"/>
                              <a:gd name="T17" fmla="*/ 240 h 241"/>
                              <a:gd name="T18" fmla="*/ 36 w 49"/>
                              <a:gd name="T19" fmla="*/ 239 h 241"/>
                              <a:gd name="T20" fmla="*/ 24 w 49"/>
                              <a:gd name="T21" fmla="*/ 239 h 241"/>
                              <a:gd name="T22" fmla="*/ 11 w 49"/>
                              <a:gd name="T23" fmla="*/ 240 h 241"/>
                              <a:gd name="T24" fmla="*/ 0 w 49"/>
                              <a:gd name="T25" fmla="*/ 240 h 241"/>
                              <a:gd name="T26" fmla="*/ 2 w 49"/>
                              <a:gd name="T27" fmla="*/ 188 h 241"/>
                              <a:gd name="T28" fmla="*/ 3 w 49"/>
                              <a:gd name="T29" fmla="*/ 132 h 241"/>
                              <a:gd name="T30" fmla="*/ 2 w 49"/>
                              <a:gd name="T31" fmla="*/ 69 h 241"/>
                              <a:gd name="T32" fmla="*/ 0 w 49"/>
                              <a:gd name="T33" fmla="*/ 0 h 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9" h="241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22" y="0"/>
                                </a:lnTo>
                                <a:lnTo>
                                  <a:pt x="34" y="0"/>
                                </a:lnTo>
                                <a:lnTo>
                                  <a:pt x="48" y="0"/>
                                </a:lnTo>
                                <a:lnTo>
                                  <a:pt x="45" y="52"/>
                                </a:lnTo>
                                <a:lnTo>
                                  <a:pt x="46" y="103"/>
                                </a:lnTo>
                                <a:lnTo>
                                  <a:pt x="48" y="163"/>
                                </a:lnTo>
                                <a:lnTo>
                                  <a:pt x="48" y="240"/>
                                </a:lnTo>
                                <a:lnTo>
                                  <a:pt x="36" y="239"/>
                                </a:lnTo>
                                <a:lnTo>
                                  <a:pt x="24" y="239"/>
                                </a:lnTo>
                                <a:lnTo>
                                  <a:pt x="11" y="240"/>
                                </a:lnTo>
                                <a:lnTo>
                                  <a:pt x="0" y="240"/>
                                </a:lnTo>
                                <a:lnTo>
                                  <a:pt x="2" y="188"/>
                                </a:lnTo>
                                <a:lnTo>
                                  <a:pt x="3" y="132"/>
                                </a:lnTo>
                                <a:lnTo>
                                  <a:pt x="2" y="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3B383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Picture 169"/>
                          <pic:cNvPicPr>
                            <a:picLocks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1" y="533"/>
                            <a:ext cx="10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" name="Freeform 170"/>
                        <wps:cNvSpPr>
                          <a:spLocks/>
                        </wps:cNvSpPr>
                        <wps:spPr bwMode="auto">
                          <a:xfrm>
                            <a:off x="7210" y="534"/>
                            <a:ext cx="108" cy="106"/>
                          </a:xfrm>
                          <a:custGeom>
                            <a:avLst/>
                            <a:gdLst>
                              <a:gd name="T0" fmla="*/ 0 w 108"/>
                              <a:gd name="T1" fmla="*/ 0 h 106"/>
                              <a:gd name="T2" fmla="*/ 22 w 108"/>
                              <a:gd name="T3" fmla="*/ 0 h 106"/>
                              <a:gd name="T4" fmla="*/ 48 w 108"/>
                              <a:gd name="T5" fmla="*/ 0 h 106"/>
                              <a:gd name="T6" fmla="*/ 77 w 108"/>
                              <a:gd name="T7" fmla="*/ 0 h 106"/>
                              <a:gd name="T8" fmla="*/ 107 w 108"/>
                              <a:gd name="T9" fmla="*/ 0 h 106"/>
                              <a:gd name="T10" fmla="*/ 106 w 108"/>
                              <a:gd name="T11" fmla="*/ 33 h 106"/>
                              <a:gd name="T12" fmla="*/ 106 w 108"/>
                              <a:gd name="T13" fmla="*/ 59 h 106"/>
                              <a:gd name="T14" fmla="*/ 106 w 108"/>
                              <a:gd name="T15" fmla="*/ 81 h 106"/>
                              <a:gd name="T16" fmla="*/ 107 w 108"/>
                              <a:gd name="T17" fmla="*/ 105 h 106"/>
                              <a:gd name="T18" fmla="*/ 76 w 108"/>
                              <a:gd name="T19" fmla="*/ 103 h 106"/>
                              <a:gd name="T20" fmla="*/ 46 w 108"/>
                              <a:gd name="T21" fmla="*/ 103 h 106"/>
                              <a:gd name="T22" fmla="*/ 20 w 108"/>
                              <a:gd name="T23" fmla="*/ 104 h 106"/>
                              <a:gd name="T24" fmla="*/ 0 w 108"/>
                              <a:gd name="T25" fmla="*/ 105 h 106"/>
                              <a:gd name="T26" fmla="*/ 1 w 108"/>
                              <a:gd name="T27" fmla="*/ 72 h 106"/>
                              <a:gd name="T28" fmla="*/ 1 w 108"/>
                              <a:gd name="T29" fmla="*/ 43 h 106"/>
                              <a:gd name="T30" fmla="*/ 0 w 108"/>
                              <a:gd name="T31" fmla="*/ 19 h 106"/>
                              <a:gd name="T32" fmla="*/ 0 w 108"/>
                              <a:gd name="T33" fmla="*/ 0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08" h="106">
                                <a:moveTo>
                                  <a:pt x="0" y="0"/>
                                </a:moveTo>
                                <a:lnTo>
                                  <a:pt x="22" y="0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107" y="0"/>
                                </a:lnTo>
                                <a:lnTo>
                                  <a:pt x="106" y="33"/>
                                </a:lnTo>
                                <a:lnTo>
                                  <a:pt x="106" y="59"/>
                                </a:lnTo>
                                <a:lnTo>
                                  <a:pt x="106" y="81"/>
                                </a:lnTo>
                                <a:lnTo>
                                  <a:pt x="107" y="105"/>
                                </a:lnTo>
                                <a:lnTo>
                                  <a:pt x="76" y="103"/>
                                </a:lnTo>
                                <a:lnTo>
                                  <a:pt x="46" y="103"/>
                                </a:lnTo>
                                <a:lnTo>
                                  <a:pt x="20" y="104"/>
                                </a:lnTo>
                                <a:lnTo>
                                  <a:pt x="0" y="105"/>
                                </a:lnTo>
                                <a:lnTo>
                                  <a:pt x="1" y="72"/>
                                </a:lnTo>
                                <a:lnTo>
                                  <a:pt x="1" y="43"/>
                                </a:lnTo>
                                <a:lnTo>
                                  <a:pt x="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71"/>
                          <pic:cNvPicPr>
                            <a:picLocks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9" y="576"/>
                            <a:ext cx="200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5" name="Freeform 172"/>
                        <wps:cNvSpPr>
                          <a:spLocks/>
                        </wps:cNvSpPr>
                        <wps:spPr bwMode="auto">
                          <a:xfrm>
                            <a:off x="6979" y="575"/>
                            <a:ext cx="204" cy="68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68"/>
                              <a:gd name="T2" fmla="*/ 43 w 204"/>
                              <a:gd name="T3" fmla="*/ 0 h 68"/>
                              <a:gd name="T4" fmla="*/ 100 w 204"/>
                              <a:gd name="T5" fmla="*/ 1 h 68"/>
                              <a:gd name="T6" fmla="*/ 158 w 204"/>
                              <a:gd name="T7" fmla="*/ 1 h 68"/>
                              <a:gd name="T8" fmla="*/ 203 w 204"/>
                              <a:gd name="T9" fmla="*/ 0 h 68"/>
                              <a:gd name="T10" fmla="*/ 203 w 204"/>
                              <a:gd name="T11" fmla="*/ 15 h 68"/>
                              <a:gd name="T12" fmla="*/ 203 w 204"/>
                              <a:gd name="T13" fmla="*/ 31 h 68"/>
                              <a:gd name="T14" fmla="*/ 203 w 204"/>
                              <a:gd name="T15" fmla="*/ 49 h 68"/>
                              <a:gd name="T16" fmla="*/ 203 w 204"/>
                              <a:gd name="T17" fmla="*/ 67 h 68"/>
                              <a:gd name="T18" fmla="*/ 148 w 204"/>
                              <a:gd name="T19" fmla="*/ 66 h 68"/>
                              <a:gd name="T20" fmla="*/ 91 w 204"/>
                              <a:gd name="T21" fmla="*/ 65 h 68"/>
                              <a:gd name="T22" fmla="*/ 40 w 204"/>
                              <a:gd name="T23" fmla="*/ 66 h 68"/>
                              <a:gd name="T24" fmla="*/ 0 w 204"/>
                              <a:gd name="T25" fmla="*/ 67 h 68"/>
                              <a:gd name="T26" fmla="*/ 0 w 204"/>
                              <a:gd name="T27" fmla="*/ 55 h 68"/>
                              <a:gd name="T28" fmla="*/ 0 w 204"/>
                              <a:gd name="T29" fmla="*/ 40 h 68"/>
                              <a:gd name="T30" fmla="*/ 1 w 204"/>
                              <a:gd name="T31" fmla="*/ 21 h 68"/>
                              <a:gd name="T32" fmla="*/ 0 w 204"/>
                              <a:gd name="T33" fmla="*/ 0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4" h="68">
                                <a:moveTo>
                                  <a:pt x="0" y="0"/>
                                </a:moveTo>
                                <a:lnTo>
                                  <a:pt x="43" y="0"/>
                                </a:lnTo>
                                <a:lnTo>
                                  <a:pt x="100" y="1"/>
                                </a:lnTo>
                                <a:lnTo>
                                  <a:pt x="158" y="1"/>
                                </a:lnTo>
                                <a:lnTo>
                                  <a:pt x="203" y="0"/>
                                </a:lnTo>
                                <a:lnTo>
                                  <a:pt x="203" y="15"/>
                                </a:lnTo>
                                <a:lnTo>
                                  <a:pt x="203" y="31"/>
                                </a:lnTo>
                                <a:lnTo>
                                  <a:pt x="203" y="49"/>
                                </a:lnTo>
                                <a:lnTo>
                                  <a:pt x="203" y="67"/>
                                </a:lnTo>
                                <a:lnTo>
                                  <a:pt x="148" y="66"/>
                                </a:lnTo>
                                <a:lnTo>
                                  <a:pt x="91" y="65"/>
                                </a:lnTo>
                                <a:lnTo>
                                  <a:pt x="40" y="66"/>
                                </a:lnTo>
                                <a:lnTo>
                                  <a:pt x="0" y="67"/>
                                </a:lnTo>
                                <a:lnTo>
                                  <a:pt x="0" y="55"/>
                                </a:lnTo>
                                <a:lnTo>
                                  <a:pt x="0" y="40"/>
                                </a:lnTo>
                                <a:lnTo>
                                  <a:pt x="1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BF9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73"/>
                        <wps:cNvSpPr>
                          <a:spLocks/>
                        </wps:cNvSpPr>
                        <wps:spPr bwMode="auto">
                          <a:xfrm>
                            <a:off x="6787" y="668"/>
                            <a:ext cx="546" cy="40"/>
                          </a:xfrm>
                          <a:custGeom>
                            <a:avLst/>
                            <a:gdLst>
                              <a:gd name="T0" fmla="*/ 545 w 546"/>
                              <a:gd name="T1" fmla="*/ 0 h 40"/>
                              <a:gd name="T2" fmla="*/ 0 w 546"/>
                              <a:gd name="T3" fmla="*/ 0 h 40"/>
                              <a:gd name="T4" fmla="*/ 0 w 546"/>
                              <a:gd name="T5" fmla="*/ 39 h 40"/>
                              <a:gd name="T6" fmla="*/ 545 w 546"/>
                              <a:gd name="T7" fmla="*/ 39 h 40"/>
                              <a:gd name="T8" fmla="*/ 545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545" y="39"/>
                                </a:lnTo>
                                <a:lnTo>
                                  <a:pt x="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7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74"/>
                        <wps:cNvSpPr>
                          <a:spLocks/>
                        </wps:cNvSpPr>
                        <wps:spPr bwMode="auto">
                          <a:xfrm>
                            <a:off x="6787" y="668"/>
                            <a:ext cx="546" cy="40"/>
                          </a:xfrm>
                          <a:custGeom>
                            <a:avLst/>
                            <a:gdLst>
                              <a:gd name="T0" fmla="*/ 0 w 546"/>
                              <a:gd name="T1" fmla="*/ 0 h 40"/>
                              <a:gd name="T2" fmla="*/ 545 w 546"/>
                              <a:gd name="T3" fmla="*/ 0 h 40"/>
                              <a:gd name="T4" fmla="*/ 545 w 546"/>
                              <a:gd name="T5" fmla="*/ 39 h 40"/>
                              <a:gd name="T6" fmla="*/ 0 w 546"/>
                              <a:gd name="T7" fmla="*/ 39 h 40"/>
                              <a:gd name="T8" fmla="*/ 0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0" y="0"/>
                                </a:moveTo>
                                <a:lnTo>
                                  <a:pt x="545" y="0"/>
                                </a:lnTo>
                                <a:lnTo>
                                  <a:pt x="54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3857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75"/>
                        <wps:cNvSpPr>
                          <a:spLocks/>
                        </wps:cNvSpPr>
                        <wps:spPr bwMode="auto">
                          <a:xfrm>
                            <a:off x="6784" y="725"/>
                            <a:ext cx="546" cy="40"/>
                          </a:xfrm>
                          <a:custGeom>
                            <a:avLst/>
                            <a:gdLst>
                              <a:gd name="T0" fmla="*/ 545 w 546"/>
                              <a:gd name="T1" fmla="*/ 0 h 40"/>
                              <a:gd name="T2" fmla="*/ 0 w 546"/>
                              <a:gd name="T3" fmla="*/ 0 h 40"/>
                              <a:gd name="T4" fmla="*/ 0 w 546"/>
                              <a:gd name="T5" fmla="*/ 39 h 40"/>
                              <a:gd name="T6" fmla="*/ 545 w 546"/>
                              <a:gd name="T7" fmla="*/ 39 h 40"/>
                              <a:gd name="T8" fmla="*/ 545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545" y="39"/>
                                </a:lnTo>
                                <a:lnTo>
                                  <a:pt x="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83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76"/>
                        <wps:cNvSpPr>
                          <a:spLocks/>
                        </wps:cNvSpPr>
                        <wps:spPr bwMode="auto">
                          <a:xfrm>
                            <a:off x="6784" y="725"/>
                            <a:ext cx="546" cy="40"/>
                          </a:xfrm>
                          <a:custGeom>
                            <a:avLst/>
                            <a:gdLst>
                              <a:gd name="T0" fmla="*/ 0 w 546"/>
                              <a:gd name="T1" fmla="*/ 0 h 40"/>
                              <a:gd name="T2" fmla="*/ 545 w 546"/>
                              <a:gd name="T3" fmla="*/ 0 h 40"/>
                              <a:gd name="T4" fmla="*/ 545 w 546"/>
                              <a:gd name="T5" fmla="*/ 39 h 40"/>
                              <a:gd name="T6" fmla="*/ 0 w 546"/>
                              <a:gd name="T7" fmla="*/ 39 h 40"/>
                              <a:gd name="T8" fmla="*/ 0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0" y="0"/>
                                </a:moveTo>
                                <a:lnTo>
                                  <a:pt x="545" y="0"/>
                                </a:lnTo>
                                <a:lnTo>
                                  <a:pt x="54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18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177"/>
                          <pic:cNvPicPr>
                            <a:picLocks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0" y="551"/>
                            <a:ext cx="80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" name="Freeform 178"/>
                        <wps:cNvSpPr>
                          <a:spLocks/>
                        </wps:cNvSpPr>
                        <wps:spPr bwMode="auto">
                          <a:xfrm>
                            <a:off x="7400" y="550"/>
                            <a:ext cx="88" cy="88"/>
                          </a:xfrm>
                          <a:custGeom>
                            <a:avLst/>
                            <a:gdLst>
                              <a:gd name="T0" fmla="*/ 0 w 88"/>
                              <a:gd name="T1" fmla="*/ 0 h 88"/>
                              <a:gd name="T2" fmla="*/ 20 w 88"/>
                              <a:gd name="T3" fmla="*/ 0 h 88"/>
                              <a:gd name="T4" fmla="*/ 41 w 88"/>
                              <a:gd name="T5" fmla="*/ 0 h 88"/>
                              <a:gd name="T6" fmla="*/ 62 w 88"/>
                              <a:gd name="T7" fmla="*/ 1 h 88"/>
                              <a:gd name="T8" fmla="*/ 85 w 88"/>
                              <a:gd name="T9" fmla="*/ 0 h 88"/>
                              <a:gd name="T10" fmla="*/ 87 w 88"/>
                              <a:gd name="T11" fmla="*/ 26 h 88"/>
                              <a:gd name="T12" fmla="*/ 87 w 88"/>
                              <a:gd name="T13" fmla="*/ 48 h 88"/>
                              <a:gd name="T14" fmla="*/ 86 w 88"/>
                              <a:gd name="T15" fmla="*/ 66 h 88"/>
                              <a:gd name="T16" fmla="*/ 85 w 88"/>
                              <a:gd name="T17" fmla="*/ 85 h 88"/>
                              <a:gd name="T18" fmla="*/ 64 w 88"/>
                              <a:gd name="T19" fmla="*/ 86 h 88"/>
                              <a:gd name="T20" fmla="*/ 46 w 88"/>
                              <a:gd name="T21" fmla="*/ 87 h 88"/>
                              <a:gd name="T22" fmla="*/ 26 w 88"/>
                              <a:gd name="T23" fmla="*/ 87 h 88"/>
                              <a:gd name="T24" fmla="*/ 0 w 88"/>
                              <a:gd name="T25" fmla="*/ 85 h 88"/>
                              <a:gd name="T26" fmla="*/ 0 w 88"/>
                              <a:gd name="T27" fmla="*/ 66 h 88"/>
                              <a:gd name="T28" fmla="*/ 0 w 88"/>
                              <a:gd name="T29" fmla="*/ 47 h 88"/>
                              <a:gd name="T30" fmla="*/ 0 w 88"/>
                              <a:gd name="T31" fmla="*/ 25 h 88"/>
                              <a:gd name="T32" fmla="*/ 0 w 88"/>
                              <a:gd name="T33" fmla="*/ 0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88" h="88">
                                <a:moveTo>
                                  <a:pt x="0" y="0"/>
                                </a:moveTo>
                                <a:lnTo>
                                  <a:pt x="20" y="0"/>
                                </a:lnTo>
                                <a:lnTo>
                                  <a:pt x="41" y="0"/>
                                </a:lnTo>
                                <a:lnTo>
                                  <a:pt x="62" y="1"/>
                                </a:lnTo>
                                <a:lnTo>
                                  <a:pt x="85" y="0"/>
                                </a:lnTo>
                                <a:lnTo>
                                  <a:pt x="87" y="26"/>
                                </a:lnTo>
                                <a:lnTo>
                                  <a:pt x="87" y="48"/>
                                </a:lnTo>
                                <a:lnTo>
                                  <a:pt x="86" y="66"/>
                                </a:lnTo>
                                <a:lnTo>
                                  <a:pt x="85" y="85"/>
                                </a:lnTo>
                                <a:lnTo>
                                  <a:pt x="64" y="86"/>
                                </a:lnTo>
                                <a:lnTo>
                                  <a:pt x="46" y="87"/>
                                </a:lnTo>
                                <a:lnTo>
                                  <a:pt x="26" y="87"/>
                                </a:lnTo>
                                <a:lnTo>
                                  <a:pt x="0" y="85"/>
                                </a:lnTo>
                                <a:lnTo>
                                  <a:pt x="0" y="66"/>
                                </a:lnTo>
                                <a:lnTo>
                                  <a:pt x="0" y="47"/>
                                </a:lnTo>
                                <a:lnTo>
                                  <a:pt x="0" y="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843C0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179"/>
                          <pic:cNvPicPr>
                            <a:picLocks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09" y="398"/>
                            <a:ext cx="6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3" name="Freeform 180"/>
                        <wps:cNvSpPr>
                          <a:spLocks/>
                        </wps:cNvSpPr>
                        <wps:spPr bwMode="auto">
                          <a:xfrm>
                            <a:off x="7509" y="398"/>
                            <a:ext cx="49" cy="241"/>
                          </a:xfrm>
                          <a:custGeom>
                            <a:avLst/>
                            <a:gdLst>
                              <a:gd name="T0" fmla="*/ 0 w 49"/>
                              <a:gd name="T1" fmla="*/ 0 h 241"/>
                              <a:gd name="T2" fmla="*/ 11 w 49"/>
                              <a:gd name="T3" fmla="*/ 0 h 241"/>
                              <a:gd name="T4" fmla="*/ 22 w 49"/>
                              <a:gd name="T5" fmla="*/ 0 h 241"/>
                              <a:gd name="T6" fmla="*/ 34 w 49"/>
                              <a:gd name="T7" fmla="*/ 0 h 241"/>
                              <a:gd name="T8" fmla="*/ 48 w 49"/>
                              <a:gd name="T9" fmla="*/ 0 h 241"/>
                              <a:gd name="T10" fmla="*/ 45 w 49"/>
                              <a:gd name="T11" fmla="*/ 52 h 241"/>
                              <a:gd name="T12" fmla="*/ 46 w 49"/>
                              <a:gd name="T13" fmla="*/ 103 h 241"/>
                              <a:gd name="T14" fmla="*/ 48 w 49"/>
                              <a:gd name="T15" fmla="*/ 163 h 241"/>
                              <a:gd name="T16" fmla="*/ 48 w 49"/>
                              <a:gd name="T17" fmla="*/ 240 h 241"/>
                              <a:gd name="T18" fmla="*/ 36 w 49"/>
                              <a:gd name="T19" fmla="*/ 239 h 241"/>
                              <a:gd name="T20" fmla="*/ 24 w 49"/>
                              <a:gd name="T21" fmla="*/ 239 h 241"/>
                              <a:gd name="T22" fmla="*/ 11 w 49"/>
                              <a:gd name="T23" fmla="*/ 240 h 241"/>
                              <a:gd name="T24" fmla="*/ 0 w 49"/>
                              <a:gd name="T25" fmla="*/ 240 h 241"/>
                              <a:gd name="T26" fmla="*/ 2 w 49"/>
                              <a:gd name="T27" fmla="*/ 188 h 241"/>
                              <a:gd name="T28" fmla="*/ 3 w 49"/>
                              <a:gd name="T29" fmla="*/ 132 h 241"/>
                              <a:gd name="T30" fmla="*/ 2 w 49"/>
                              <a:gd name="T31" fmla="*/ 69 h 241"/>
                              <a:gd name="T32" fmla="*/ 0 w 49"/>
                              <a:gd name="T33" fmla="*/ 0 h 2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9" h="241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22" y="0"/>
                                </a:lnTo>
                                <a:lnTo>
                                  <a:pt x="34" y="0"/>
                                </a:lnTo>
                                <a:lnTo>
                                  <a:pt x="48" y="0"/>
                                </a:lnTo>
                                <a:lnTo>
                                  <a:pt x="45" y="52"/>
                                </a:lnTo>
                                <a:lnTo>
                                  <a:pt x="46" y="103"/>
                                </a:lnTo>
                                <a:lnTo>
                                  <a:pt x="48" y="163"/>
                                </a:lnTo>
                                <a:lnTo>
                                  <a:pt x="48" y="240"/>
                                </a:lnTo>
                                <a:lnTo>
                                  <a:pt x="36" y="239"/>
                                </a:lnTo>
                                <a:lnTo>
                                  <a:pt x="24" y="239"/>
                                </a:lnTo>
                                <a:lnTo>
                                  <a:pt x="11" y="240"/>
                                </a:lnTo>
                                <a:lnTo>
                                  <a:pt x="0" y="240"/>
                                </a:lnTo>
                                <a:lnTo>
                                  <a:pt x="2" y="188"/>
                                </a:lnTo>
                                <a:lnTo>
                                  <a:pt x="3" y="132"/>
                                </a:lnTo>
                                <a:lnTo>
                                  <a:pt x="2" y="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3B383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Picture 181"/>
                          <pic:cNvPicPr>
                            <a:picLocks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13" y="524"/>
                            <a:ext cx="10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5" name="Freeform 182"/>
                        <wps:cNvSpPr>
                          <a:spLocks/>
                        </wps:cNvSpPr>
                        <wps:spPr bwMode="auto">
                          <a:xfrm>
                            <a:off x="7812" y="524"/>
                            <a:ext cx="108" cy="106"/>
                          </a:xfrm>
                          <a:custGeom>
                            <a:avLst/>
                            <a:gdLst>
                              <a:gd name="T0" fmla="*/ 0 w 108"/>
                              <a:gd name="T1" fmla="*/ 0 h 106"/>
                              <a:gd name="T2" fmla="*/ 22 w 108"/>
                              <a:gd name="T3" fmla="*/ 0 h 106"/>
                              <a:gd name="T4" fmla="*/ 48 w 108"/>
                              <a:gd name="T5" fmla="*/ 0 h 106"/>
                              <a:gd name="T6" fmla="*/ 77 w 108"/>
                              <a:gd name="T7" fmla="*/ 0 h 106"/>
                              <a:gd name="T8" fmla="*/ 107 w 108"/>
                              <a:gd name="T9" fmla="*/ 0 h 106"/>
                              <a:gd name="T10" fmla="*/ 106 w 108"/>
                              <a:gd name="T11" fmla="*/ 33 h 106"/>
                              <a:gd name="T12" fmla="*/ 106 w 108"/>
                              <a:gd name="T13" fmla="*/ 59 h 106"/>
                              <a:gd name="T14" fmla="*/ 106 w 108"/>
                              <a:gd name="T15" fmla="*/ 81 h 106"/>
                              <a:gd name="T16" fmla="*/ 107 w 108"/>
                              <a:gd name="T17" fmla="*/ 105 h 106"/>
                              <a:gd name="T18" fmla="*/ 76 w 108"/>
                              <a:gd name="T19" fmla="*/ 103 h 106"/>
                              <a:gd name="T20" fmla="*/ 46 w 108"/>
                              <a:gd name="T21" fmla="*/ 103 h 106"/>
                              <a:gd name="T22" fmla="*/ 20 w 108"/>
                              <a:gd name="T23" fmla="*/ 104 h 106"/>
                              <a:gd name="T24" fmla="*/ 0 w 108"/>
                              <a:gd name="T25" fmla="*/ 105 h 106"/>
                              <a:gd name="T26" fmla="*/ 1 w 108"/>
                              <a:gd name="T27" fmla="*/ 72 h 106"/>
                              <a:gd name="T28" fmla="*/ 1 w 108"/>
                              <a:gd name="T29" fmla="*/ 43 h 106"/>
                              <a:gd name="T30" fmla="*/ 0 w 108"/>
                              <a:gd name="T31" fmla="*/ 19 h 106"/>
                              <a:gd name="T32" fmla="*/ 0 w 108"/>
                              <a:gd name="T33" fmla="*/ 0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08" h="106">
                                <a:moveTo>
                                  <a:pt x="0" y="0"/>
                                </a:moveTo>
                                <a:lnTo>
                                  <a:pt x="22" y="0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107" y="0"/>
                                </a:lnTo>
                                <a:lnTo>
                                  <a:pt x="106" y="33"/>
                                </a:lnTo>
                                <a:lnTo>
                                  <a:pt x="106" y="59"/>
                                </a:lnTo>
                                <a:lnTo>
                                  <a:pt x="106" y="81"/>
                                </a:lnTo>
                                <a:lnTo>
                                  <a:pt x="107" y="105"/>
                                </a:lnTo>
                                <a:lnTo>
                                  <a:pt x="76" y="103"/>
                                </a:lnTo>
                                <a:lnTo>
                                  <a:pt x="46" y="103"/>
                                </a:lnTo>
                                <a:lnTo>
                                  <a:pt x="20" y="104"/>
                                </a:lnTo>
                                <a:lnTo>
                                  <a:pt x="0" y="105"/>
                                </a:lnTo>
                                <a:lnTo>
                                  <a:pt x="1" y="72"/>
                                </a:lnTo>
                                <a:lnTo>
                                  <a:pt x="1" y="43"/>
                                </a:lnTo>
                                <a:lnTo>
                                  <a:pt x="0" y="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70C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183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81" y="567"/>
                            <a:ext cx="200" cy="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" name="Freeform 184"/>
                        <wps:cNvSpPr>
                          <a:spLocks/>
                        </wps:cNvSpPr>
                        <wps:spPr bwMode="auto">
                          <a:xfrm>
                            <a:off x="7581" y="566"/>
                            <a:ext cx="204" cy="68"/>
                          </a:xfrm>
                          <a:custGeom>
                            <a:avLst/>
                            <a:gdLst>
                              <a:gd name="T0" fmla="*/ 0 w 204"/>
                              <a:gd name="T1" fmla="*/ 0 h 68"/>
                              <a:gd name="T2" fmla="*/ 43 w 204"/>
                              <a:gd name="T3" fmla="*/ 0 h 68"/>
                              <a:gd name="T4" fmla="*/ 100 w 204"/>
                              <a:gd name="T5" fmla="*/ 1 h 68"/>
                              <a:gd name="T6" fmla="*/ 158 w 204"/>
                              <a:gd name="T7" fmla="*/ 1 h 68"/>
                              <a:gd name="T8" fmla="*/ 203 w 204"/>
                              <a:gd name="T9" fmla="*/ 0 h 68"/>
                              <a:gd name="T10" fmla="*/ 203 w 204"/>
                              <a:gd name="T11" fmla="*/ 15 h 68"/>
                              <a:gd name="T12" fmla="*/ 203 w 204"/>
                              <a:gd name="T13" fmla="*/ 31 h 68"/>
                              <a:gd name="T14" fmla="*/ 203 w 204"/>
                              <a:gd name="T15" fmla="*/ 49 h 68"/>
                              <a:gd name="T16" fmla="*/ 203 w 204"/>
                              <a:gd name="T17" fmla="*/ 67 h 68"/>
                              <a:gd name="T18" fmla="*/ 148 w 204"/>
                              <a:gd name="T19" fmla="*/ 66 h 68"/>
                              <a:gd name="T20" fmla="*/ 91 w 204"/>
                              <a:gd name="T21" fmla="*/ 65 h 68"/>
                              <a:gd name="T22" fmla="*/ 40 w 204"/>
                              <a:gd name="T23" fmla="*/ 66 h 68"/>
                              <a:gd name="T24" fmla="*/ 0 w 204"/>
                              <a:gd name="T25" fmla="*/ 67 h 68"/>
                              <a:gd name="T26" fmla="*/ 0 w 204"/>
                              <a:gd name="T27" fmla="*/ 55 h 68"/>
                              <a:gd name="T28" fmla="*/ 0 w 204"/>
                              <a:gd name="T29" fmla="*/ 40 h 68"/>
                              <a:gd name="T30" fmla="*/ 1 w 204"/>
                              <a:gd name="T31" fmla="*/ 21 h 68"/>
                              <a:gd name="T32" fmla="*/ 0 w 204"/>
                              <a:gd name="T33" fmla="*/ 0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04" h="68">
                                <a:moveTo>
                                  <a:pt x="0" y="0"/>
                                </a:moveTo>
                                <a:lnTo>
                                  <a:pt x="43" y="0"/>
                                </a:lnTo>
                                <a:lnTo>
                                  <a:pt x="100" y="1"/>
                                </a:lnTo>
                                <a:lnTo>
                                  <a:pt x="158" y="1"/>
                                </a:lnTo>
                                <a:lnTo>
                                  <a:pt x="203" y="0"/>
                                </a:lnTo>
                                <a:lnTo>
                                  <a:pt x="203" y="15"/>
                                </a:lnTo>
                                <a:lnTo>
                                  <a:pt x="203" y="31"/>
                                </a:lnTo>
                                <a:lnTo>
                                  <a:pt x="203" y="49"/>
                                </a:lnTo>
                                <a:lnTo>
                                  <a:pt x="203" y="67"/>
                                </a:lnTo>
                                <a:lnTo>
                                  <a:pt x="148" y="66"/>
                                </a:lnTo>
                                <a:lnTo>
                                  <a:pt x="91" y="65"/>
                                </a:lnTo>
                                <a:lnTo>
                                  <a:pt x="40" y="66"/>
                                </a:lnTo>
                                <a:lnTo>
                                  <a:pt x="0" y="67"/>
                                </a:lnTo>
                                <a:lnTo>
                                  <a:pt x="0" y="55"/>
                                </a:lnTo>
                                <a:lnTo>
                                  <a:pt x="0" y="40"/>
                                </a:lnTo>
                                <a:lnTo>
                                  <a:pt x="1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BF9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185"/>
                        <wps:cNvSpPr>
                          <a:spLocks/>
                        </wps:cNvSpPr>
                        <wps:spPr bwMode="auto">
                          <a:xfrm>
                            <a:off x="7389" y="659"/>
                            <a:ext cx="546" cy="40"/>
                          </a:xfrm>
                          <a:custGeom>
                            <a:avLst/>
                            <a:gdLst>
                              <a:gd name="T0" fmla="*/ 545 w 546"/>
                              <a:gd name="T1" fmla="*/ 0 h 40"/>
                              <a:gd name="T2" fmla="*/ 0 w 546"/>
                              <a:gd name="T3" fmla="*/ 0 h 40"/>
                              <a:gd name="T4" fmla="*/ 0 w 546"/>
                              <a:gd name="T5" fmla="*/ 39 h 40"/>
                              <a:gd name="T6" fmla="*/ 545 w 546"/>
                              <a:gd name="T7" fmla="*/ 39 h 40"/>
                              <a:gd name="T8" fmla="*/ 545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545" y="39"/>
                                </a:lnTo>
                                <a:lnTo>
                                  <a:pt x="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7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186"/>
                        <wps:cNvSpPr>
                          <a:spLocks/>
                        </wps:cNvSpPr>
                        <wps:spPr bwMode="auto">
                          <a:xfrm>
                            <a:off x="7389" y="659"/>
                            <a:ext cx="546" cy="40"/>
                          </a:xfrm>
                          <a:custGeom>
                            <a:avLst/>
                            <a:gdLst>
                              <a:gd name="T0" fmla="*/ 0 w 546"/>
                              <a:gd name="T1" fmla="*/ 0 h 40"/>
                              <a:gd name="T2" fmla="*/ 545 w 546"/>
                              <a:gd name="T3" fmla="*/ 0 h 40"/>
                              <a:gd name="T4" fmla="*/ 545 w 546"/>
                              <a:gd name="T5" fmla="*/ 39 h 40"/>
                              <a:gd name="T6" fmla="*/ 0 w 546"/>
                              <a:gd name="T7" fmla="*/ 39 h 40"/>
                              <a:gd name="T8" fmla="*/ 0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0" y="0"/>
                                </a:moveTo>
                                <a:lnTo>
                                  <a:pt x="545" y="0"/>
                                </a:lnTo>
                                <a:lnTo>
                                  <a:pt x="54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3857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87"/>
                        <wps:cNvSpPr>
                          <a:spLocks/>
                        </wps:cNvSpPr>
                        <wps:spPr bwMode="auto">
                          <a:xfrm>
                            <a:off x="7386" y="716"/>
                            <a:ext cx="546" cy="40"/>
                          </a:xfrm>
                          <a:custGeom>
                            <a:avLst/>
                            <a:gdLst>
                              <a:gd name="T0" fmla="*/ 545 w 546"/>
                              <a:gd name="T1" fmla="*/ 0 h 40"/>
                              <a:gd name="T2" fmla="*/ 0 w 546"/>
                              <a:gd name="T3" fmla="*/ 0 h 40"/>
                              <a:gd name="T4" fmla="*/ 0 w 546"/>
                              <a:gd name="T5" fmla="*/ 39 h 40"/>
                              <a:gd name="T6" fmla="*/ 545 w 546"/>
                              <a:gd name="T7" fmla="*/ 39 h 40"/>
                              <a:gd name="T8" fmla="*/ 545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"/>
                                </a:lnTo>
                                <a:lnTo>
                                  <a:pt x="545" y="39"/>
                                </a:lnTo>
                                <a:lnTo>
                                  <a:pt x="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83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188"/>
                        <wps:cNvSpPr>
                          <a:spLocks/>
                        </wps:cNvSpPr>
                        <wps:spPr bwMode="auto">
                          <a:xfrm>
                            <a:off x="7386" y="716"/>
                            <a:ext cx="546" cy="40"/>
                          </a:xfrm>
                          <a:custGeom>
                            <a:avLst/>
                            <a:gdLst>
                              <a:gd name="T0" fmla="*/ 0 w 546"/>
                              <a:gd name="T1" fmla="*/ 0 h 40"/>
                              <a:gd name="T2" fmla="*/ 545 w 546"/>
                              <a:gd name="T3" fmla="*/ 0 h 40"/>
                              <a:gd name="T4" fmla="*/ 545 w 546"/>
                              <a:gd name="T5" fmla="*/ 39 h 40"/>
                              <a:gd name="T6" fmla="*/ 0 w 546"/>
                              <a:gd name="T7" fmla="*/ 39 h 40"/>
                              <a:gd name="T8" fmla="*/ 0 w 546"/>
                              <a:gd name="T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6" h="40">
                                <a:moveTo>
                                  <a:pt x="0" y="0"/>
                                </a:moveTo>
                                <a:lnTo>
                                  <a:pt x="545" y="0"/>
                                </a:lnTo>
                                <a:lnTo>
                                  <a:pt x="54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18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189"/>
                        <wps:cNvSpPr>
                          <a:spLocks/>
                        </wps:cNvSpPr>
                        <wps:spPr bwMode="auto">
                          <a:xfrm>
                            <a:off x="6465" y="785"/>
                            <a:ext cx="1890" cy="102"/>
                          </a:xfrm>
                          <a:custGeom>
                            <a:avLst/>
                            <a:gdLst>
                              <a:gd name="T0" fmla="*/ 1838 w 1890"/>
                              <a:gd name="T1" fmla="*/ 0 h 102"/>
                              <a:gd name="T2" fmla="*/ 1838 w 1890"/>
                              <a:gd name="T3" fmla="*/ 25 h 102"/>
                              <a:gd name="T4" fmla="*/ 50 w 1890"/>
                              <a:gd name="T5" fmla="*/ 25 h 102"/>
                              <a:gd name="T6" fmla="*/ 50 w 1890"/>
                              <a:gd name="T7" fmla="*/ 0 h 102"/>
                              <a:gd name="T8" fmla="*/ 0 w 1890"/>
                              <a:gd name="T9" fmla="*/ 50 h 102"/>
                              <a:gd name="T10" fmla="*/ 50 w 1890"/>
                              <a:gd name="T11" fmla="*/ 101 h 102"/>
                              <a:gd name="T12" fmla="*/ 50 w 1890"/>
                              <a:gd name="T13" fmla="*/ 76 h 102"/>
                              <a:gd name="T14" fmla="*/ 1838 w 1890"/>
                              <a:gd name="T15" fmla="*/ 76 h 102"/>
                              <a:gd name="T16" fmla="*/ 1838 w 1890"/>
                              <a:gd name="T17" fmla="*/ 101 h 102"/>
                              <a:gd name="T18" fmla="*/ 1889 w 1890"/>
                              <a:gd name="T19" fmla="*/ 50 h 102"/>
                              <a:gd name="T20" fmla="*/ 1838 w 1890"/>
                              <a:gd name="T21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890" h="102">
                                <a:moveTo>
                                  <a:pt x="1838" y="0"/>
                                </a:moveTo>
                                <a:lnTo>
                                  <a:pt x="1838" y="25"/>
                                </a:lnTo>
                                <a:lnTo>
                                  <a:pt x="50" y="25"/>
                                </a:lnTo>
                                <a:lnTo>
                                  <a:pt x="50" y="0"/>
                                </a:lnTo>
                                <a:lnTo>
                                  <a:pt x="0" y="50"/>
                                </a:lnTo>
                                <a:lnTo>
                                  <a:pt x="50" y="101"/>
                                </a:lnTo>
                                <a:lnTo>
                                  <a:pt x="50" y="76"/>
                                </a:lnTo>
                                <a:lnTo>
                                  <a:pt x="1838" y="76"/>
                                </a:lnTo>
                                <a:lnTo>
                                  <a:pt x="1838" y="101"/>
                                </a:lnTo>
                                <a:lnTo>
                                  <a:pt x="1889" y="50"/>
                                </a:lnTo>
                                <a:lnTo>
                                  <a:pt x="1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190"/>
                        <wps:cNvSpPr>
                          <a:spLocks/>
                        </wps:cNvSpPr>
                        <wps:spPr bwMode="auto">
                          <a:xfrm>
                            <a:off x="6465" y="785"/>
                            <a:ext cx="1890" cy="102"/>
                          </a:xfrm>
                          <a:custGeom>
                            <a:avLst/>
                            <a:gdLst>
                              <a:gd name="T0" fmla="*/ 0 w 1890"/>
                              <a:gd name="T1" fmla="*/ 50 h 102"/>
                              <a:gd name="T2" fmla="*/ 50 w 1890"/>
                              <a:gd name="T3" fmla="*/ 0 h 102"/>
                              <a:gd name="T4" fmla="*/ 50 w 1890"/>
                              <a:gd name="T5" fmla="*/ 25 h 102"/>
                              <a:gd name="T6" fmla="*/ 1838 w 1890"/>
                              <a:gd name="T7" fmla="*/ 25 h 102"/>
                              <a:gd name="T8" fmla="*/ 1838 w 1890"/>
                              <a:gd name="T9" fmla="*/ 0 h 102"/>
                              <a:gd name="T10" fmla="*/ 1889 w 1890"/>
                              <a:gd name="T11" fmla="*/ 50 h 102"/>
                              <a:gd name="T12" fmla="*/ 1838 w 1890"/>
                              <a:gd name="T13" fmla="*/ 101 h 102"/>
                              <a:gd name="T14" fmla="*/ 1838 w 1890"/>
                              <a:gd name="T15" fmla="*/ 76 h 102"/>
                              <a:gd name="T16" fmla="*/ 50 w 1890"/>
                              <a:gd name="T17" fmla="*/ 76 h 102"/>
                              <a:gd name="T18" fmla="*/ 50 w 1890"/>
                              <a:gd name="T19" fmla="*/ 101 h 102"/>
                              <a:gd name="T20" fmla="*/ 0 w 1890"/>
                              <a:gd name="T21" fmla="*/ 5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890" h="102">
                                <a:moveTo>
                                  <a:pt x="0" y="50"/>
                                </a:moveTo>
                                <a:lnTo>
                                  <a:pt x="50" y="0"/>
                                </a:lnTo>
                                <a:lnTo>
                                  <a:pt x="50" y="25"/>
                                </a:lnTo>
                                <a:lnTo>
                                  <a:pt x="1838" y="25"/>
                                </a:lnTo>
                                <a:lnTo>
                                  <a:pt x="1838" y="0"/>
                                </a:lnTo>
                                <a:lnTo>
                                  <a:pt x="1889" y="50"/>
                                </a:lnTo>
                                <a:lnTo>
                                  <a:pt x="1838" y="101"/>
                                </a:lnTo>
                                <a:lnTo>
                                  <a:pt x="1838" y="76"/>
                                </a:lnTo>
                                <a:lnTo>
                                  <a:pt x="50" y="76"/>
                                </a:lnTo>
                                <a:lnTo>
                                  <a:pt x="50" y="101"/>
                                </a:lnTo>
                                <a:lnTo>
                                  <a:pt x="0" y="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191"/>
                          <pic:cNvPicPr>
                            <a:picLocks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14" y="148"/>
                            <a:ext cx="1100" cy="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5" name="Text Box 192"/>
                        <wps:cNvSpPr txBox="1">
                          <a:spLocks/>
                        </wps:cNvSpPr>
                        <wps:spPr bwMode="auto">
                          <a:xfrm>
                            <a:off x="9151" y="167"/>
                            <a:ext cx="387" cy="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6F67EA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280" w:lineRule="auto"/>
                                <w:ind w:left="19" w:right="16" w:hanging="20"/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  <w:t>Avionics</w:t>
                              </w:r>
                              <w:r>
                                <w:rPr>
                                  <w:rFonts w:ascii="Arial" w:hAnsi="Arial" w:cs="Arial"/>
                                  <w:spacing w:val="-24"/>
                                  <w:w w:val="105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" name="Text Box 193"/>
                        <wps:cNvSpPr txBox="1">
                          <a:spLocks/>
                        </wps:cNvSpPr>
                        <wps:spPr bwMode="auto">
                          <a:xfrm>
                            <a:off x="9855" y="128"/>
                            <a:ext cx="415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D27FC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00" w:lineRule="exact"/>
                                <w:ind w:left="0"/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RTS</w:t>
                              </w:r>
                              <w:r>
                                <w:rPr>
                                  <w:rFonts w:ascii="Arial" w:hAnsi="Arial" w:cs="Arial"/>
                                  <w:spacing w:val="-6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" name="Text Box 194"/>
                        <wps:cNvSpPr txBox="1">
                          <a:spLocks/>
                        </wps:cNvSpPr>
                        <wps:spPr bwMode="auto">
                          <a:xfrm>
                            <a:off x="10279" y="346"/>
                            <a:ext cx="183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B092B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before="2"/>
                                <w:ind w:left="0"/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  <w:t>ICS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" name="Text Box 195"/>
                        <wps:cNvSpPr txBox="1">
                          <a:spLocks/>
                        </wps:cNvSpPr>
                        <wps:spPr bwMode="auto">
                          <a:xfrm>
                            <a:off x="9099" y="497"/>
                            <a:ext cx="985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E27C0" w14:textId="77777777" w:rsidR="00F85719" w:rsidRDefault="00D251A0">
                              <w:pPr>
                                <w:pStyle w:val="BodyText"/>
                                <w:tabs>
                                  <w:tab w:val="left" w:pos="779"/>
                                </w:tabs>
                                <w:kinsoku w:val="0"/>
                                <w:overflowPunct w:val="0"/>
                                <w:spacing w:before="2"/>
                                <w:ind w:left="0"/>
                                <w:rPr>
                                  <w:rFonts w:ascii="Arial" w:hAnsi="Arial" w:cs="Arial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9"/>
                                  <w:szCs w:val="9"/>
                                </w:rPr>
                                <w:t>RTS</w:t>
                              </w:r>
                              <w:r>
                                <w:rPr>
                                  <w:rFonts w:ascii="Arial" w:hAnsi="Arial" w:cs="Arial"/>
                                  <w:spacing w:val="-7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9"/>
                                  <w:szCs w:val="9"/>
                                </w:rPr>
                                <w:t>node</w:t>
                              </w:r>
                              <w:r>
                                <w:rPr>
                                  <w:rFonts w:ascii="Arial" w:hAnsi="Arial" w:cs="Arial"/>
                                  <w:sz w:val="9"/>
                                  <w:szCs w:val="9"/>
                                </w:rPr>
                                <w:tab/>
                                <w:t>Grid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" name="Text Box 196"/>
                        <wps:cNvSpPr txBox="1">
                          <a:spLocks/>
                        </wps:cNvSpPr>
                        <wps:spPr bwMode="auto">
                          <a:xfrm>
                            <a:off x="10352" y="848"/>
                            <a:ext cx="415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187BE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00" w:lineRule="exact"/>
                                <w:ind w:left="0"/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RTS</w:t>
                              </w:r>
                              <w:r>
                                <w:rPr>
                                  <w:rFonts w:ascii="Arial" w:hAnsi="Arial" w:cs="Arial"/>
                                  <w:spacing w:val="-6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" name="Text Box 197"/>
                        <wps:cNvSpPr txBox="1">
                          <a:spLocks/>
                        </wps:cNvSpPr>
                        <wps:spPr bwMode="auto">
                          <a:xfrm>
                            <a:off x="7446" y="918"/>
                            <a:ext cx="731" cy="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8D7FF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256" w:lineRule="auto"/>
                                <w:ind w:left="193" w:right="17" w:hanging="194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Communication</w:t>
                              </w:r>
                              <w:r>
                                <w:rPr>
                                  <w:rFonts w:ascii="Arial" w:hAnsi="Arial" w:cs="Arial"/>
                                  <w:spacing w:val="-25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Bus(es)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" name="Text Box 198"/>
                        <wps:cNvSpPr txBox="1">
                          <a:spLocks/>
                        </wps:cNvSpPr>
                        <wps:spPr bwMode="auto">
                          <a:xfrm>
                            <a:off x="9095" y="957"/>
                            <a:ext cx="415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A47FE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00" w:lineRule="exact"/>
                                <w:ind w:left="0"/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RTS</w:t>
                              </w:r>
                              <w:r>
                                <w:rPr>
                                  <w:rFonts w:ascii="Arial" w:hAnsi="Arial" w:cs="Arial"/>
                                  <w:spacing w:val="-6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" name="Text Box 199"/>
                        <wps:cNvSpPr txBox="1">
                          <a:spLocks/>
                        </wps:cNvSpPr>
                        <wps:spPr bwMode="auto">
                          <a:xfrm>
                            <a:off x="9798" y="933"/>
                            <a:ext cx="415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E0D77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00" w:lineRule="exact"/>
                                <w:ind w:left="0"/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RTS</w:t>
                              </w:r>
                              <w:r>
                                <w:rPr>
                                  <w:rFonts w:ascii="Arial" w:hAnsi="Arial" w:cs="Arial"/>
                                  <w:spacing w:val="-6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" name="Text Box 200"/>
                        <wps:cNvSpPr txBox="1">
                          <a:spLocks/>
                        </wps:cNvSpPr>
                        <wps:spPr bwMode="auto">
                          <a:xfrm>
                            <a:off x="10183" y="1010"/>
                            <a:ext cx="565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CE7BCE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before="2"/>
                                <w:ind w:left="0"/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w w:val="105"/>
                                  <w:sz w:val="9"/>
                                  <w:szCs w:val="9"/>
                                </w:rPr>
                                <w:t>Automobiles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Text Box 201"/>
                        <wps:cNvSpPr txBox="1">
                          <a:spLocks/>
                        </wps:cNvSpPr>
                        <wps:spPr bwMode="auto">
                          <a:xfrm>
                            <a:off x="8735" y="1295"/>
                            <a:ext cx="2000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30955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ind w:left="1135"/>
                                <w:rPr>
                                  <w:rFonts w:ascii="Arial" w:hAnsi="Arial" w:cs="Arial"/>
                                  <w:position w:val="1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>RTS</w:t>
                              </w:r>
                              <w:r>
                                <w:rPr>
                                  <w:rFonts w:ascii="Arial" w:hAnsi="Arial" w:cs="Arial"/>
                                  <w:spacing w:val="-6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spacing w:val="-1"/>
                                  <w:sz w:val="9"/>
                                  <w:szCs w:val="9"/>
                                </w:rPr>
                                <w:t xml:space="preserve">node  </w:t>
                              </w:r>
                              <w:r>
                                <w:rPr>
                                  <w:rFonts w:ascii="Arial" w:hAnsi="Arial" w:cs="Arial"/>
                                  <w:spacing w:val="-1"/>
                                  <w:position w:val="1"/>
                                  <w:sz w:val="9"/>
                                  <w:szCs w:val="9"/>
                                </w:rPr>
                                <w:t>RTS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spacing w:val="-5"/>
                                  <w:position w:val="1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position w:val="1"/>
                                  <w:sz w:val="9"/>
                                  <w:szCs w:val="9"/>
                                </w:rPr>
                                <w:t>node</w:t>
                              </w:r>
                            </w:p>
                            <w:p w14:paraId="0609EB9B" w14:textId="77777777" w:rsidR="00F85719" w:rsidRDefault="00F85719">
                              <w:pPr>
                                <w:pStyle w:val="BodyText"/>
                                <w:kinsoku w:val="0"/>
                                <w:overflowPunct w:val="0"/>
                                <w:spacing w:before="3"/>
                                <w:ind w:left="0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</w:p>
                            <w:p w14:paraId="45A05819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ind w:left="0" w:right="705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Real-time</w:t>
                              </w:r>
                              <w:r>
                                <w:rPr>
                                  <w:rFonts w:ascii="Arial" w:hAnsi="Arial" w:cs="Arial"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tasks</w:t>
                              </w:r>
                            </w:p>
                            <w:p w14:paraId="3360992A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before="10"/>
                                <w:ind w:left="0" w:right="706"/>
                                <w:jc w:val="center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[periodic, priority-driven]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" name="Text Box 202"/>
                        <wps:cNvSpPr txBox="1">
                          <a:spLocks/>
                        </wps:cNvSpPr>
                        <wps:spPr bwMode="auto">
                          <a:xfrm>
                            <a:off x="6531" y="2171"/>
                            <a:ext cx="674" cy="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A1226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36" w:lineRule="exact"/>
                                <w:ind w:left="0"/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DCF3F" id="Group 26" o:spid="_x0000_s1048" style="position:absolute;left:0;text-align:left;margin-left:320.65pt;margin-top:4.1pt;width:217.65pt;height:125.55pt;z-index:251650048;mso-position-horizontal-relative:page" coordorigin="6413,82" coordsize="4353,251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&#13;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9824;top:83;width:22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">
                  <v:imagedata r:id="rId41" o:title=""/>
                  <v:path arrowok="t"/>
                  <o:lock v:ext="edit" aspectratio="f"/>
                </v:shape>
                <v:shape id="Picture 28" o:spid="_x0000_s1050" type="#_x0000_t75" style="position:absolute;left:10072;top:387;width:140;height: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">
                  <v:imagedata r:id="rId42" o:title=""/>
                  <v:path arrowok="t"/>
                  <o:lock v:ext="edit" aspectratio="f"/>
                </v:shape>
                <v:shape id="Freeform 29" o:spid="_x0000_s1051" style="position:absolute;left:9322;top:386;width:424;height:386;visibility:visible;mso-wrap-style:square;v-text-anchor:top" coordsize="424,3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" path="m,385l423,e" filled="f" strokeweight=".32pt">
                  <v:path arrowok="t" o:connecttype="custom" o:connectlocs="0,385;423,0" o:connectangles="0,0"/>
                </v:shape>
                <v:shape id="Picture 30" o:spid="_x0000_s1052" type="#_x0000_t75" style="position:absolute;left:9690;top:507;width:140;height: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">
                  <v:imagedata r:id="rId43" o:title=""/>
                  <v:path arrowok="t"/>
                  <o:lock v:ext="edit" aspectratio="f"/>
                </v:shape>
                <v:shape id="Picture 31" o:spid="_x0000_s1053" type="#_x0000_t75" style="position:absolute;left:9404;top:813;width:14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">
                  <v:imagedata r:id="rId44" o:title=""/>
                  <v:path arrowok="t"/>
                  <o:lock v:ext="edit" aspectratio="f"/>
                </v:shape>
                <v:shape id="Freeform 32" o:spid="_x0000_s1054" style="position:absolute;left:9526;top:671;width:347;height:170;visibility:visible;mso-wrap-style:square;v-text-anchor:top" coordsize="347,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" path="m346,l,,,169r346,l346,xe" stroked="f">
                  <v:path arrowok="t" o:connecttype="custom" o:connectlocs="346,0;0,0;0,169;346,169;346,0" o:connectangles="0,0,0,0,0"/>
                </v:shape>
                <v:shape id="Freeform 33" o:spid="_x0000_s1055" style="position:absolute;left:9526;top:671;width:347;height:170;visibility:visible;mso-wrap-style:square;v-text-anchor:top" coordsize="347,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" path="m,l346,r,169l,169,,xe" filled="f" strokeweight=".48pt">
                  <v:path arrowok="t" o:connecttype="custom" o:connectlocs="0,0;346,0;346,169;0,169;0,0" o:connectangles="0,0,0,0,0"/>
                </v:shape>
                <v:shape id="Picture 34" o:spid="_x0000_s1056" type="#_x0000_t75" style="position:absolute;left:9264;top:346;width:100;height:1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">
                  <v:imagedata r:id="rId45" o:title=""/>
                  <v:path arrowok="t"/>
                  <o:lock v:ext="edit" aspectratio="f"/>
                </v:shape>
                <v:shape id="Picture 35" o:spid="_x0000_s1057" type="#_x0000_t75" style="position:absolute;left:9736;top:258;width:140;height: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">
                  <v:imagedata r:id="rId46" o:title=""/>
                  <v:path arrowok="t"/>
                  <o:lock v:ext="edit" aspectratio="f"/>
                </v:shape>
                <v:shape id="Freeform 36" o:spid="_x0000_s1058" style="position:absolute;left:10116;top:474;width:443;height:190;visibility:visible;mso-wrap-style:square;v-text-anchor:top" coordsize="443,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" path="m,189r442,l442,,,,,189xe" stroked="f">
                  <v:path arrowok="t" o:connecttype="custom" o:connectlocs="0,189;442,189;442,0;0,0;0,189" o:connectangles="0,0,0,0,0"/>
                </v:shape>
                <v:shape id="Freeform 37" o:spid="_x0000_s1059" style="position:absolute;left:10116;top:474;width:443;height:347;visibility:visible;mso-wrap-style:square;v-text-anchor:top" coordsize="443,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" path="m,l442,r,190l291,190r1,39l291,268r,40l292,346,,346,,xe" filled="f" strokeweight=".48pt">
                  <v:path arrowok="t" o:connecttype="custom" o:connectlocs="0,0;442,0;442,190;291,190;292,229;291,268;291,308;292,346;0,346;0,0" o:connectangles="0,0,0,0,0,0,0,0,0,0"/>
                </v:shape>
                <v:shape id="Freeform 38" o:spid="_x0000_s1060" style="position:absolute;left:10120;top:663;width:291;height:1;visibility:visible;mso-wrap-style:square;v-text-anchor:top" coordsize="29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" path="m290,l,e" filled="f" strokeweight=".48pt">
                  <v:path arrowok="t" o:connecttype="custom" o:connectlocs="290,0;0,0" o:connectangles="0,0"/>
                </v:shape>
                <v:group id="Group 39" o:spid="_x0000_s1061" style="position:absolute;left:9934;top:680;width:93;height:1" coordorigin="9934,680" coordsize="93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RqEE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">
                  <v:shape id="Freeform 40" o:spid="_x0000_s1062" style="position:absolute;left:9934;top:680;width:93;height:1;visibility:visible;mso-wrap-style:square;v-text-anchor:top" coordsize="93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" path="m,l18,e" filled="f" strokeweight=".17064mm">
                    <v:path arrowok="t" o:connecttype="custom" o:connectlocs="0,0;18,0" o:connectangles="0,0"/>
                  </v:shape>
                  <v:shape id="Freeform 41" o:spid="_x0000_s1063" style="position:absolute;left:9934;top:680;width:93;height:1;visibility:visible;mso-wrap-style:square;v-text-anchor:top" coordsize="93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" path="m72,l92,e" filled="f" strokeweight=".17064mm">
                    <v:path arrowok="t" o:connecttype="custom" o:connectlocs="72,0;92,0" o:connectangles="0,0"/>
                  </v:shape>
                </v:group>
                <v:shape id="Freeform 42" o:spid="_x0000_s1064" style="position:absolute;left:9912;top:787;width:115;height:84;visibility:visible;mso-wrap-style:square;v-text-anchor:top" coordsize="115,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" path="m,83l114,e" filled="f" strokeweight=".48pt">
                  <v:path arrowok="t" o:connecttype="custom" o:connectlocs="0,83;114,0" o:connectangles="0,0"/>
                </v:shape>
                <v:shape id="Freeform 43" o:spid="_x0000_s1065" style="position:absolute;left:9934;top:789;width:117;height:84;visibility:visible;mso-wrap-style:square;v-text-anchor:top" coordsize="117,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" path="m116,83l,e" filled="f" strokeweight=".48pt">
                  <v:path arrowok="t" o:connecttype="custom" o:connectlocs="116,83;0,0" o:connectangles="0,0"/>
                </v:shape>
                <v:shape id="Freeform 44" o:spid="_x0000_s1066" style="position:absolute;left:9914;top:790;width:22;height:79;visibility:visible;mso-wrap-style:square;v-text-anchor:top" coordsize="22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" path="m21,l,78e" filled="f" strokeweight=".48pt">
                  <v:path arrowok="t" o:connecttype="custom" o:connectlocs="21,0;0,78" o:connectangles="0,0"/>
                </v:shape>
                <v:shape id="Freeform 45" o:spid="_x0000_s1067" style="position:absolute;left:10023;top:787;width:26;height:82;visibility:visible;mso-wrap-style:square;v-text-anchor:top" coordsize="26,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" path="m,l25,81e" filled="f" strokeweight=".48pt">
                  <v:path arrowok="t" o:connecttype="custom" o:connectlocs="0,0;25,81" o:connectangles="0,0"/>
                </v:shape>
                <v:group id="Group 46" o:spid="_x0000_s1068" style="position:absolute;left:9934;top:644;width:93;height:1" coordorigin="9934,644" coordsize="93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">
                  <v:shape id="Freeform 47" o:spid="_x0000_s1069" style="position:absolute;left:9934;top:644;width:93;height:1;visibility:visible;mso-wrap-style:square;v-text-anchor:top" coordsize="93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" path="m,l18,e" filled="f" strokeweight=".17064mm">
                    <v:path arrowok="t" o:connecttype="custom" o:connectlocs="0,0;18,0" o:connectangles="0,0"/>
                  </v:shape>
                  <v:shape id="Freeform 48" o:spid="_x0000_s1070" style="position:absolute;left:9934;top:644;width:93;height:1;visibility:visible;mso-wrap-style:square;v-text-anchor:top" coordsize="93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" path="m72,l92,e" filled="f" strokeweight=".17064mm">
                    <v:path arrowok="t" o:connecttype="custom" o:connectlocs="72,0;92,0" o:connectangles="0,0"/>
                  </v:shape>
                </v:group>
                <v:shape id="Freeform 49" o:spid="_x0000_s1071" style="position:absolute;left:9936;top:718;width:88;height:71;visibility:visible;mso-wrap-style:square;v-text-anchor:top" coordsize="88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" path="m69,l17,,,70r87,l69,xe" stroked="f">
                  <v:path arrowok="t" o:connecttype="custom" o:connectlocs="69,0;17,0;0,70;87,70;69,0" o:connectangles="0,0,0,0,0"/>
                </v:shape>
                <v:shape id="Freeform 50" o:spid="_x0000_s1072" style="position:absolute;left:9936;top:718;width:88;height:71;visibility:visible;mso-wrap-style:square;v-text-anchor:top" coordsize="88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" path="m,70l17,,69,,87,70,,70xe" filled="f" strokeweight=".48pt">
                  <v:path arrowok="t" o:connecttype="custom" o:connectlocs="0,70;17,0;69,0;87,70;0,70" o:connectangles="0,0,0,0,0"/>
                </v:shape>
                <v:shape id="Freeform 51" o:spid="_x0000_s1073" style="position:absolute;left:9954;top:718;width:61;height:35;visibility:visible;mso-wrap-style:square;v-text-anchor:top" coordsize="61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" path="m60,34l,e" filled="f" strokeweight=".48pt">
                  <v:path arrowok="t" o:connecttype="custom" o:connectlocs="60,34;0,0" o:connectangles="0,0"/>
                </v:shape>
                <v:shape id="Freeform 52" o:spid="_x0000_s1074" style="position:absolute;left:9945;top:718;width:62;height:35;visibility:visible;mso-wrap-style:square;v-text-anchor:top" coordsize="6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" path="m,34l61,e" filled="f" strokeweight=".48pt">
                  <v:path arrowok="t" o:connecttype="custom" o:connectlocs="0,34;61,0" o:connectangles="0,0"/>
                </v:shape>
                <v:shape id="Freeform 53" o:spid="_x0000_s1075" style="position:absolute;left:9938;top:753;width:77;height:38;visibility:visible;mso-wrap-style:square;v-text-anchor:top" coordsize="77,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" path="m,37l76,e" filled="f" strokeweight=".48pt">
                  <v:path arrowok="t" o:connecttype="custom" o:connectlocs="0,37;76,0" o:connectangles="0,0"/>
                </v:shape>
                <v:shape id="Freeform 54" o:spid="_x0000_s1076" style="position:absolute;left:9945;top:753;width:79;height:35;visibility:visible;mso-wrap-style:square;v-text-anchor:top" coordsize="7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" path="m78,34l,e" filled="f" strokeweight=".48pt">
                  <v:path arrowok="t" o:connecttype="custom" o:connectlocs="78,34;0,0" o:connectangles="0,0"/>
                </v:shape>
                <v:shape id="Freeform 55" o:spid="_x0000_s1077" style="position:absolute;left:9953;top:604;width:54;height:114;visibility:visible;mso-wrap-style:square;v-text-anchor:top" coordsize="54,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" path="m53,l,,,113r53,l53,xe" stroked="f">
                  <v:path arrowok="t" o:connecttype="custom" o:connectlocs="53,0;0,0;0,113;53,113;53,0" o:connectangles="0,0,0,0,0"/>
                </v:shape>
                <v:shape id="Freeform 56" o:spid="_x0000_s1078" style="position:absolute;left:9953;top:604;width:54;height:114;visibility:visible;mso-wrap-style:square;v-text-anchor:top" coordsize="54,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" path="m,l53,r,113l,113,,xe" filled="f" strokeweight=".48pt">
                  <v:path arrowok="t" o:connecttype="custom" o:connectlocs="0,0;53,0;53,113;0,113;0,0" o:connectangles="0,0,0,0,0"/>
                </v:shape>
                <v:shape id="Freeform 57" o:spid="_x0000_s1079" style="position:absolute;left:9955;top:680;width:54;height:36;visibility:visible;mso-wrap-style:square;v-text-anchor:top" coordsize="54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" path="m53,l,35e" filled="f" strokeweight=".48pt">
                  <v:path arrowok="t" o:connecttype="custom" o:connectlocs="53,0;0,35" o:connectangles="0,0"/>
                </v:shape>
                <v:shape id="Freeform 58" o:spid="_x0000_s1080" style="position:absolute;left:9953;top:680;width:54;height:36;visibility:visible;mso-wrap-style:square;v-text-anchor:top" coordsize="54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" path="m,l53,35e" filled="f" strokeweight=".48pt">
                  <v:path arrowok="t" o:connecttype="custom" o:connectlocs="0,0;53,35" o:connectangles="0,0"/>
                </v:shape>
                <v:shape id="Freeform 59" o:spid="_x0000_s1081" style="position:absolute;left:9955;top:644;width:54;height:36;visibility:visible;mso-wrap-style:square;v-text-anchor:top" coordsize="54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" path="m53,l,35e" filled="f" strokeweight=".48pt">
                  <v:path arrowok="t" o:connecttype="custom" o:connectlocs="53,0;0,35" o:connectangles="0,0"/>
                </v:shape>
                <v:shape id="Freeform 60" o:spid="_x0000_s1082" style="position:absolute;left:9953;top:644;width:54;height:36;visibility:visible;mso-wrap-style:square;v-text-anchor:top" coordsize="54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" path="m,l53,35e" filled="f" strokeweight=".48pt">
                  <v:path arrowok="t" o:connecttype="custom" o:connectlocs="0,0;53,35" o:connectangles="0,0"/>
                </v:shape>
                <v:shape id="Freeform 61" o:spid="_x0000_s1083" style="position:absolute;left:9955;top:608;width:54;height:36;visibility:visible;mso-wrap-style:square;v-text-anchor:top" coordsize="54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" path="m53,l,35e" filled="f" strokeweight=".48pt">
                  <v:path arrowok="t" o:connecttype="custom" o:connectlocs="53,0;0,35" o:connectangles="0,0"/>
                </v:shape>
                <v:shape id="Freeform 62" o:spid="_x0000_s1084" style="position:absolute;left:9953;top:608;width:54;height:36;visibility:visible;mso-wrap-style:square;v-text-anchor:top" coordsize="54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" path="m,l53,35e" filled="f" strokeweight=".48pt">
                  <v:path arrowok="t" o:connecttype="custom" o:connectlocs="0,0;53,35" o:connectangles="0,0"/>
                </v:shape>
                <v:shape id="Freeform 63" o:spid="_x0000_s1085" style="position:absolute;left:10180;top:790;width:194;height:30;visibility:visible;mso-wrap-style:square;v-text-anchor:top" coordsize="194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" path="m193,l,,,29r193,l193,xe" stroked="f">
                  <v:path arrowok="t" o:connecttype="custom" o:connectlocs="193,0;0,0;0,29;193,29;193,0" o:connectangles="0,0,0,0,0"/>
                </v:shape>
                <v:shape id="Freeform 64" o:spid="_x0000_s1086" style="position:absolute;left:10180;top:790;width:194;height:30;visibility:visible;mso-wrap-style:square;v-text-anchor:top" coordsize="194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" path="m,l193,r,29l,29,,xe" filled="f" strokeweight=".48pt">
                  <v:path arrowok="t" o:connecttype="custom" o:connectlocs="0,0;193,0;193,29;0,29;0,0" o:connectangles="0,0,0,0,0"/>
                </v:shape>
                <v:shape id="Freeform 65" o:spid="_x0000_s1087" style="position:absolute;left:10166;top:769;width:222;height:21;visibility:visible;mso-wrap-style:square;v-text-anchor:top" coordsize="222,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" path="m221,l,,,20r221,l221,xe" fillcolor="black" stroked="f">
                  <v:path arrowok="t" o:connecttype="custom" o:connectlocs="221,0;0,0;0,20;221,20;221,0" o:connectangles="0,0,0,0,0"/>
                </v:shape>
                <v:shape id="Freeform 66" o:spid="_x0000_s1088" style="position:absolute;left:10166;top:769;width:222;height:21;visibility:visible;mso-wrap-style:square;v-text-anchor:top" coordsize="222,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" path="m,l221,r,20l,20,,xe" filled="f" strokeweight=".48pt">
                  <v:path arrowok="t" o:connecttype="custom" o:connectlocs="0,0;221,0;221,20;0,20;0,0" o:connectangles="0,0,0,0,0"/>
                </v:shape>
                <v:shape id="Picture 67" o:spid="_x0000_s1089" type="#_x0000_t75" style="position:absolute;left:10151;top:668;width:12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">
                  <v:imagedata r:id="rId47" o:title=""/>
                  <v:path arrowok="t"/>
                  <o:lock v:ext="edit" aspectratio="f"/>
                </v:shape>
                <v:shape id="Freeform 68" o:spid="_x0000_s1090" style="position:absolute;left:10280;top:677;width:26;height:40;visibility:visible;mso-wrap-style:square;v-text-anchor:top" coordsize="2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" path="m,l11,5r9,9l25,26,24,39e" filled="f" strokecolor="#06f" strokeweight=".1129mm">
                  <v:path arrowok="t" o:connecttype="custom" o:connectlocs="0,0;11,5;20,14;25,26;24,39" o:connectangles="0,0,0,0,0"/>
                </v:shape>
                <v:shape id="Freeform 69" o:spid="_x0000_s1091" style="position:absolute;left:10271;top:688;width:23;height:30;visibility:visible;mso-wrap-style:square;v-text-anchor:top" coordsize="2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" path="m,l13,3r9,13l19,29e" filled="f" strokecolor="#06f" strokeweight=".1129mm">
                  <v:path arrowok="t" o:connecttype="custom" o:connectlocs="0,0;13,3;22,16;19,29" o:connectangles="0,0,0,0"/>
                </v:shape>
                <v:shape id="Freeform 70" o:spid="_x0000_s1092" style="position:absolute;left:10265;top:699;width:16;height:21;visibility:visible;mso-wrap-style:square;v-text-anchor:top" coordsize="16,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" path="m,l9,2r6,9l13,20e" filled="f" strokecolor="#06f" strokeweight=".1129mm">
                  <v:path arrowok="t" o:connecttype="custom" o:connectlocs="0,0;9,2;15,11;13,20" o:connectangles="0,0,0,0"/>
                </v:shape>
                <v:shape id="Picture 71" o:spid="_x0000_s1093" type="#_x0000_t75" style="position:absolute;left:10029;top:707;width:12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">
                  <v:imagedata r:id="rId48" o:title=""/>
                  <v:path arrowok="t"/>
                  <o:lock v:ext="edit" aspectratio="f"/>
                </v:shape>
                <v:shape id="Freeform 72" o:spid="_x0000_s1094" style="position:absolute;left:10023;top:678;width:41;height:55;visibility:visible;mso-wrap-style:square;v-text-anchor:top" coordsize="41,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" path="m40,54l25,50,13,39,4,21,,e" filled="f" strokeweight=".32pt">
                  <v:path arrowok="t" o:connecttype="custom" o:connectlocs="40,54;25,50;13,39;4,21;0,0" o:connectangles="0,0,0,0,0"/>
                </v:shape>
                <v:shape id="Freeform 73" o:spid="_x0000_s1095" style="position:absolute;left:9869;top:680;width:67;height:151;visibility:visible;mso-wrap-style:square;v-text-anchor:top" coordsize="67,1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" path="m,150l25,138,46,106,60,58,66,e" filled="f" strokeweight=".32pt">
                  <v:path arrowok="t" o:connecttype="custom" o:connectlocs="0,150;25,138;46,106;60,58;66,0" o:connectangles="0,0,0,0,0"/>
                </v:shape>
                <v:shape id="Picture 74" o:spid="_x0000_s1096" type="#_x0000_t75" style="position:absolute;left:10131;top:532;width:40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">
                  <v:imagedata r:id="rId49" o:title=""/>
                  <v:path arrowok="t"/>
                  <o:lock v:ext="edit" aspectratio="f"/>
                </v:shape>
                <v:shape id="Picture 75" o:spid="_x0000_s1097" type="#_x0000_t75" style="position:absolute;left:9455;top:691;width:80;height: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">
                  <v:imagedata r:id="rId50" o:title=""/>
                  <v:path arrowok="t"/>
                  <o:lock v:ext="edit" aspectratio="f"/>
                </v:shape>
                <v:shape id="Picture 76" o:spid="_x0000_s1098" type="#_x0000_t75" style="position:absolute;left:10418;top:495;width:12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">
                  <v:imagedata r:id="rId51" o:title=""/>
                  <v:path arrowok="t"/>
                  <o:lock v:ext="edit" aspectratio="f"/>
                </v:shape>
                <v:shape id="Freeform 77" o:spid="_x0000_s1099" style="position:absolute;left:10430;top:592;width:108;height:72;visibility:visible;mso-wrap-style:square;v-text-anchor:top" coordsize="10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" path="m,l107,r,71l,71,,xe" filled="f" strokeweight=".48pt">
                  <v:path arrowok="t" o:connecttype="custom" o:connectlocs="0,0;107,0;107,71;0,71;0,0" o:connectangles="0,0,0,0,0"/>
                </v:shape>
                <v:shape id="Picture 78" o:spid="_x0000_s1100" type="#_x0000_t75" style="position:absolute;left:9209;top:708;width:220;height:2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">
                  <v:imagedata r:id="rId52" o:title=""/>
                  <v:path arrowok="t"/>
                  <o:lock v:ext="edit" aspectratio="f"/>
                </v:shape>
                <v:shape id="Freeform 79" o:spid="_x0000_s1101" style="position:absolute;left:9466;top:610;width:453;height:71;visibility:visible;mso-wrap-style:square;v-text-anchor:top" coordsize="45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" path="m344,l108,,,70r452,l344,xe" fillcolor="black" stroked="f">
                  <v:path arrowok="t" o:connecttype="custom" o:connectlocs="344,0;108,0;0,70;452,70;344,0" o:connectangles="0,0,0,0,0"/>
                </v:shape>
                <v:shape id="Freeform 80" o:spid="_x0000_s1102" style="position:absolute;left:9466;top:610;width:453;height:71;visibility:visible;mso-wrap-style:square;v-text-anchor:top" coordsize="45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" path="m,70l108,,344,,452,70,,70xe" filled="f" strokeweight=".48pt">
                  <v:path arrowok="t" o:connecttype="custom" o:connectlocs="0,70;108,0;344,0;452,70;0,70" o:connectangles="0,0,0,0,0"/>
                </v:shape>
                <v:shape id="Freeform 81" o:spid="_x0000_s1103" style="position:absolute;left:9364;top:329;width:373;height:68;visibility:visible;mso-wrap-style:square;v-text-anchor:top" coordsize="373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" path="m372,l,67e" filled="f" strokeweight=".32pt">
                  <v:path arrowok="t" o:connecttype="custom" o:connectlocs="372,0;0,67" o:connectangles="0,0"/>
                </v:shape>
                <v:shape id="Freeform 82" o:spid="_x0000_s1104" style="position:absolute;left:9875;top:329;width:231;height:93;visibility:visible;mso-wrap-style:square;v-text-anchor:top" coordsize="231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" path="m230,92l,e" filled="f" strokeweight=".32pt">
                  <v:path arrowok="t" o:connecttype="custom" o:connectlocs="230,92;0,0" o:connectangles="0,0"/>
                </v:shape>
                <v:shape id="Freeform 83" o:spid="_x0000_s1105" style="position:absolute;left:9774;top:398;width:32;height:151;visibility:visible;mso-wrap-style:square;v-text-anchor:top" coordsize="32,1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" path="m,150l31,e" filled="f" strokeweight=".32pt">
                  <v:path arrowok="t" o:connecttype="custom" o:connectlocs="0,150;31,0" o:connectangles="0,0"/>
                </v:shape>
                <v:shape id="Picture 84" o:spid="_x0000_s1106" type="#_x0000_t75" style="position:absolute;left:9075;top:869;width:44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">
                  <v:imagedata r:id="rId53" o:title=""/>
                  <v:path arrowok="t"/>
                  <o:lock v:ext="edit" aspectratio="f"/>
                </v:shape>
                <v:shape id="Picture 85" o:spid="_x0000_s1107" type="#_x0000_t75" style="position:absolute;left:10325;top:756;width:440;height: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">
                  <v:imagedata r:id="rId54" o:title=""/>
                  <v:path arrowok="t"/>
                  <o:lock v:ext="edit" aspectratio="f"/>
                </v:shape>
                <v:shape id="Picture 86" o:spid="_x0000_s1108" type="#_x0000_t75" style="position:absolute;left:9762;top:852;width:44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">
                  <v:imagedata r:id="rId55" o:title=""/>
                  <v:path arrowok="t"/>
                  <o:lock v:ext="edit" aspectratio="f"/>
                </v:shape>
                <v:shape id="Picture 87" o:spid="_x0000_s1109" type="#_x0000_t75" style="position:absolute;left:9116;top:423;width:36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">
                  <v:imagedata r:id="rId56" o:title=""/>
                  <v:path arrowok="t"/>
                  <o:lock v:ext="edit" aspectratio="f"/>
                </v:shape>
                <v:shape id="Picture 88" o:spid="_x0000_s1110" type="#_x0000_t75" style="position:absolute;left:8111;top:235;width:1000;height:8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">
                  <v:imagedata r:id="rId57" o:title=""/>
                  <v:path arrowok="t"/>
                  <o:lock v:ext="edit" aspectratio="f"/>
                </v:shape>
                <v:shape id="Freeform 89" o:spid="_x0000_s1111" style="position:absolute;left:8286;top:515;width:823;height:535;visibility:visible;mso-wrap-style:square;v-text-anchor:top" coordsize="823,5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" path="m,534l822,e" filled="f" strokeweight=".32pt">
                  <v:path arrowok="t" o:connecttype="custom" o:connectlocs="0,534;822,0" o:connectangles="0,0"/>
                </v:shape>
                <v:shape id="Freeform 90" o:spid="_x0000_s1112" style="position:absolute;left:8245;top:275;width:860;height:246;visibility:visible;mso-wrap-style:square;v-text-anchor:top" coordsize="860,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" path="m,l859,245e" filled="f" strokeweight=".32pt">
                  <v:path arrowok="t" o:connecttype="custom" o:connectlocs="0,0;859,245" o:connectangles="0,0"/>
                </v:shape>
                <v:shape id="Freeform 91" o:spid="_x0000_s1113" style="position:absolute;left:8023;top:655;width:264;height:1;visibility:visible;mso-wrap-style:square;v-text-anchor:top" coordsize="264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" path="m263,l,e" filled="f" strokeweight=".32pt">
                  <v:path arrowok="t" o:connecttype="custom" o:connectlocs="263,0;0,0" o:connectangles="0,0"/>
                </v:shape>
                <v:shape id="Picture 92" o:spid="_x0000_s1114" type="#_x0000_t75" style="position:absolute;left:6859;top:902;width:1160;height:11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">
                  <v:imagedata r:id="rId58" o:title=""/>
                  <v:path arrowok="t"/>
                  <o:lock v:ext="edit" aspectratio="f"/>
                </v:shape>
                <v:shape id="Freeform 93" o:spid="_x0000_s1115" style="position:absolute;left:7022;top:902;width:874;height:536;visibility:visible;mso-wrap-style:square;v-text-anchor:top" coordsize="874,5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" path="m873,535l,e" filled="f" strokeweight=".1129mm">
                  <v:path arrowok="t" o:connecttype="custom" o:connectlocs="873,535;0,0" o:connectangles="0,0"/>
                </v:shape>
                <v:shape id="Freeform 94" o:spid="_x0000_s1116" style="position:absolute;left:6901;top:902;width:121;height:950;visibility:visible;mso-wrap-style:square;v-text-anchor:top" coordsize="121,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" path="m,949l120,e" filled="f" strokeweight=".1129mm">
                  <v:path arrowok="t" o:connecttype="custom" o:connectlocs="0,949;120,0" o:connectangles="0,0"/>
                </v:shape>
                <v:shape id="Picture 95" o:spid="_x0000_s1117" type="#_x0000_t75" style="position:absolute;left:7975;top:1421;width:320;height:1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">
                  <v:imagedata r:id="rId59" o:title=""/>
                  <v:path arrowok="t"/>
                  <o:lock v:ext="edit" aspectratio="f"/>
                </v:shape>
                <v:shape id="Freeform 96" o:spid="_x0000_s1118" style="position:absolute;left:7976;top:1421;width:321;height:1162;visibility:visible;mso-wrap-style:square;v-text-anchor:top" coordsize="321,11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" path="m7,2l92,r66,l225,2r90,l316,66r1,73l317,216r-2,76l311,358r-3,58l309,479r6,80l320,641r-1,70l316,777r-1,71l316,926r2,78l318,1083r-3,78l236,1160r-74,-2l87,1158r-80,3l11,1086r3,-69l12,954,7,895,1,831,,757,2,677,7,593r3,-79l8,441,5,375,7,315,8,251,6,175,4,91,7,2xe" filled="f" strokecolor="#3b3838" strokeweight=".96pt">
                  <v:path arrowok="t" o:connecttype="custom" o:connectlocs="7,2;92,0;158,0;225,2;315,2;316,66;317,139;317,216;315,292;311,358;308,416;309,479;315,559;320,641;319,711;316,777;315,848;316,926;318,1004;318,1083;315,1161;236,1160;162,1158;87,1158;7,1161;11,1086;14,1017;12,954;7,895;1,831;0,757;2,677;7,593;10,514;8,441;5,375;7,315;8,251;6,175;4,91;7,2" o:connectangles="0,0,0,0,0,0,0,0,0,0,0,0,0,0,0,0,0,0,0,0,0,0,0,0,0,0,0,0,0,0,0,0,0,0,0,0,0,0,0,0,0"/>
                </v:shape>
                <v:shape id="Picture 97" o:spid="_x0000_s1119" type="#_x0000_t75" style="position:absolute;left:7284;top:2158;width:560;height:4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">
                  <v:imagedata r:id="rId60" o:title=""/>
                  <v:path arrowok="t"/>
                  <o:lock v:ext="edit" aspectratio="f"/>
                </v:shape>
                <v:shape id="Freeform 98" o:spid="_x0000_s1120" style="position:absolute;left:7282;top:2157;width:555;height:420;visibility:visible;mso-wrap-style:square;v-text-anchor:top" coordsize="555,4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" path="m4,3l87,1r59,2l205,4,288,3,373,r60,l486,r64,3l547,48r-1,41l548,135r2,61l552,263r2,57l553,370r-3,44l497,418r-68,1l356,417r-68,-3l218,411r-76,-1l68,411,4,414,5,376,4,329r,-55l4,213,3,154,,103,,54,4,3xe" filled="f" strokecolor="#843c0c" strokeweight=".96pt">
                  <v:path arrowok="t" o:connecttype="custom" o:connectlocs="4,3;87,1;146,3;205,4;288,3;373,0;433,0;486,0;550,3;547,48;546,89;548,135;550,196;552,263;554,320;553,370;550,414;497,418;429,419;356,417;288,414;218,411;142,410;68,411;4,414;5,376;4,329;4,274;4,213;3,154;0,103;0,54;4,3" o:connectangles="0,0,0,0,0,0,0,0,0,0,0,0,0,0,0,0,0,0,0,0,0,0,0,0,0,0,0,0,0,0,0,0,0"/>
                </v:shape>
                <v:shape id="Picture 99" o:spid="_x0000_s1121" type="#_x0000_t75" style="position:absolute;left:9830;top:2036;width:680;height:5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">
                  <v:imagedata r:id="rId61" o:title=""/>
                  <v:path arrowok="t"/>
                  <o:lock v:ext="edit" aspectratio="f"/>
                </v:shape>
                <v:shape id="Freeform 100" o:spid="_x0000_s1122" style="position:absolute;left:9830;top:2035;width:688;height:521;visibility:visible;mso-wrap-style:square;v-text-anchor:top" coordsize="688,5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" path="m,2l77,7,143,6,207,2,274,r80,2l449,8r77,2l599,9,680,2r2,53l681,110r-2,61l680,241r4,75l687,387r-1,66l680,510r-61,3l546,509r-87,-3l354,510r-103,8l167,520,87,518,,510,4,459r,-62l1,330,,261,,199,3,140,3,77,,2xe" filled="f" strokecolor="#0070c0" strokeweight=".96pt">
                  <v:path arrowok="t" o:connecttype="custom" o:connectlocs="0,2;77,7;143,6;207,2;274,0;354,2;449,8;526,10;599,9;680,2;682,55;681,110;679,171;680,241;684,316;687,387;686,453;680,510;619,513;546,509;459,506;354,510;251,518;167,520;87,518;0,510;4,459;4,397;1,330;0,261;0,199;3,140;3,77;0,2" o:connectangles="0,0,0,0,0,0,0,0,0,0,0,0,0,0,0,0,0,0,0,0,0,0,0,0,0,0,0,0,0,0,0,0,0,0"/>
                </v:shape>
                <v:shape id="Picture 101" o:spid="_x0000_s1123" type="#_x0000_t75" style="position:absolute;left:8437;top:2233;width:1300;height:3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">
                  <v:imagedata r:id="rId62" o:title=""/>
                  <v:path arrowok="t"/>
                  <o:lock v:ext="edit" aspectratio="f"/>
                </v:shape>
                <v:shape id="Freeform 102" o:spid="_x0000_s1124" style="position:absolute;left:8443;top:2231;width:1299;height:341;visibility:visible;mso-wrap-style:square;v-text-anchor:top" coordsize="1299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" path="m,6l72,5,142,3r77,l311,6r96,5l492,13r75,-1l634,6,702,3r75,1l862,7,958,6r93,-3l1131,r77,l1295,6r3,94l1295,182r-3,77l1295,334r-68,6l1151,340r-85,-3l971,334r-93,1l796,337r-68,1l673,334r-58,-4l540,333r-83,3l375,334r-67,-2l234,335r-79,4l76,339,,334,4,250,6,177,5,100,,6xe" filled="f" strokecolor="#bf9000" strokeweight=".96pt">
                  <v:path arrowok="t" o:connecttype="custom" o:connectlocs="0,6;72,5;142,3;219,3;311,6;407,11;492,13;567,12;634,6;702,3;777,4;862,7;958,6;1051,3;1131,0;1208,0;1295,6;1298,100;1295,182;1292,259;1295,334;1227,340;1151,340;1066,337;971,334;878,335;796,337;728,338;673,334;615,330;540,333;457,336;375,334;308,332;234,335;155,339;76,339;0,334;4,250;6,177;5,100;0,6" o:connectangles="0,0,0,0,0,0,0,0,0,0,0,0,0,0,0,0,0,0,0,0,0,0,0,0,0,0,0,0,0,0,0,0,0,0,0,0,0,0,0,0,0,0"/>
                </v:shape>
                <v:shape id="Picture 103" o:spid="_x0000_s1125" type="#_x0000_t75" style="position:absolute;left:9124;top:1844;width:260;height:3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">
                  <v:imagedata r:id="rId63" o:title=""/>
                  <v:path arrowok="t"/>
                  <o:lock v:ext="edit" aspectratio="f"/>
                </v:shape>
                <v:group id="Group 104" o:spid="_x0000_s1126" style="position:absolute;left:7891;top:1842;width:1413;height:348" coordorigin="7891,1842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">
                  <v:shape id="Freeform 105" o:spid="_x0000_s1127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" path="m76,286r-3,-9l61,280,55,254,,299r69,17l63,291r,-2l76,286xe" fillcolor="black" stroked="f">
                    <v:path arrowok="t" o:connecttype="custom" o:connectlocs="76,286;73,277;61,280;55,254;0,299;69,316;63,291;63,289;76,286" o:connectangles="0,0,0,0,0,0,0,0,0"/>
                  </v:shape>
                  <v:shape id="Freeform 106" o:spid="_x0000_s1128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" path="m113,278r-2,-10l83,275r2,9l113,278xe" fillcolor="black" stroked="f">
                    <v:path arrowok="t" o:connecttype="custom" o:connectlocs="113,278;111,268;83,275;85,284;113,278" o:connectangles="0,0,0,0,0"/>
                  </v:shape>
                  <v:shape id="Freeform 107" o:spid="_x0000_s1129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" path="m150,269r-2,-9l120,266r2,10l150,269xe" fillcolor="black" stroked="f">
                    <v:path arrowok="t" o:connecttype="custom" o:connectlocs="150,269;148,260;120,266;122,276;150,269" o:connectangles="0,0,0,0,0"/>
                  </v:shape>
                  <v:shape id="Freeform 108" o:spid="_x0000_s1130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" path="m188,260r-2,-9l158,258r2,9l188,260xe" fillcolor="black" stroked="f">
                    <v:path arrowok="t" o:connecttype="custom" o:connectlocs="188,260;186,251;158,258;160,267;188,260" o:connectangles="0,0,0,0,0"/>
                  </v:shape>
                  <v:shape id="Freeform 109" o:spid="_x0000_s1131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" path="m225,252r-2,-10l195,249r2,9l225,252xe" fillcolor="black" stroked="f">
                    <v:path arrowok="t" o:connecttype="custom" o:connectlocs="225,252;223,242;195,249;197,258;225,252" o:connectangles="0,0,0,0,0"/>
                  </v:shape>
                  <v:shape id="Freeform 110" o:spid="_x0000_s1132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" path="m263,243r-2,-9l232,240r3,10l263,243xe" fillcolor="black" stroked="f">
                    <v:path arrowok="t" o:connecttype="custom" o:connectlocs="263,243;261,234;232,240;235,250;263,243" o:connectangles="0,0,0,0,0"/>
                  </v:shape>
                  <v:shape id="Freeform 111" o:spid="_x0000_s1133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" path="m300,234r-2,-9l270,232r2,9l300,234xe" fillcolor="black" stroked="f">
                    <v:path arrowok="t" o:connecttype="custom" o:connectlocs="300,234;298,225;270,232;272,241;300,234" o:connectangles="0,0,0,0,0"/>
                  </v:shape>
                  <v:shape id="Freeform 112" o:spid="_x0000_s1134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" path="m337,226r-2,-10l307,223r2,9l337,226xe" fillcolor="black" stroked="f">
                    <v:path arrowok="t" o:connecttype="custom" o:connectlocs="337,226;335,216;307,223;309,232;337,226" o:connectangles="0,0,0,0,0"/>
                  </v:shape>
                  <v:shape id="Freeform 113" o:spid="_x0000_s1135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" path="m375,217r-2,-9l345,214r2,10l375,217xe" fillcolor="black" stroked="f">
                    <v:path arrowok="t" o:connecttype="custom" o:connectlocs="375,217;373,208;345,214;347,224;375,217" o:connectangles="0,0,0,0,0"/>
                  </v:shape>
                  <v:shape id="Freeform 114" o:spid="_x0000_s1136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" path="m412,208r-2,-9l382,206r2,9l412,208xe" fillcolor="black" stroked="f">
                    <v:path arrowok="t" o:connecttype="custom" o:connectlocs="412,208;410,199;382,206;384,215;412,208" o:connectangles="0,0,0,0,0"/>
                  </v:shape>
                  <v:shape id="Freeform 115" o:spid="_x0000_s1137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" path="m450,200r-2,-10l419,197r3,9l450,200xe" fillcolor="black" stroked="f">
                    <v:path arrowok="t" o:connecttype="custom" o:connectlocs="450,200;448,190;419,197;422,206;450,200" o:connectangles="0,0,0,0,0"/>
                  </v:shape>
                  <v:shape id="Freeform 116" o:spid="_x0000_s1138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" path="m487,191r-2,-9l457,188r2,10l487,191xe" fillcolor="black" stroked="f">
                    <v:path arrowok="t" o:connecttype="custom" o:connectlocs="487,191;485,182;457,188;459,198;487,191" o:connectangles="0,0,0,0,0"/>
                  </v:shape>
                  <v:shape id="Freeform 117" o:spid="_x0000_s1139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" path="m516,347r-8,-24l504,313r-9,-26l445,338r71,9xe" fillcolor="black" stroked="f">
                    <v:path arrowok="t" o:connecttype="custom" o:connectlocs="516,347;508,323;504,313;495,287;445,338;516,347" o:connectangles="0,0,0,0,0,0"/>
                  </v:shape>
                  <v:shape id="Freeform 118" o:spid="_x0000_s1140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" path="m525,182r-3,-9l494,180r2,9l525,182xe" fillcolor="black" stroked="f">
                    <v:path arrowok="t" o:connecttype="custom" o:connectlocs="525,182;522,173;494,180;496,189;525,182" o:connectangles="0,0,0,0,0"/>
                  </v:shape>
                  <v:shape id="Freeform 119" o:spid="_x0000_s1141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" path="m541,310r-3,-9l510,310r3,9l541,310xe" fillcolor="black" stroked="f">
                    <v:path arrowok="t" o:connecttype="custom" o:connectlocs="541,310;538,301;510,310;513,319;541,310" o:connectangles="0,0,0,0,0"/>
                  </v:shape>
                  <v:shape id="Freeform 120" o:spid="_x0000_s1142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" path="m562,174r-2,-10l532,171r2,9l562,174xe" fillcolor="black" stroked="f">
                    <v:path arrowok="t" o:connecttype="custom" o:connectlocs="562,174;560,164;532,171;534,180;562,174" o:connectangles="0,0,0,0,0"/>
                  </v:shape>
                  <v:shape id="Freeform 121" o:spid="_x0000_s1143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" path="m577,297r-3,-9l547,297r3,10l577,297xe" fillcolor="black" stroked="f">
                    <v:path arrowok="t" o:connecttype="custom" o:connectlocs="577,297;574,288;547,297;550,307;577,297" o:connectangles="0,0,0,0,0"/>
                  </v:shape>
                  <v:shape id="Freeform 122" o:spid="_x0000_s1144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" path="m599,165r-2,-9l569,162r2,10l599,165xe" fillcolor="black" stroked="f">
                    <v:path arrowok="t" o:connecttype="custom" o:connectlocs="599,165;597,156;569,162;571,172;599,165" o:connectangles="0,0,0,0,0"/>
                  </v:shape>
                  <v:shape id="Freeform 123" o:spid="_x0000_s1145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" path="m613,285r-3,-9l583,285r3,9l613,285xe" fillcolor="black" stroked="f">
                    <v:path arrowok="t" o:connecttype="custom" o:connectlocs="613,285;610,276;583,285;586,294;613,285" o:connectangles="0,0,0,0,0"/>
                  </v:shape>
                  <v:shape id="Freeform 124" o:spid="_x0000_s1146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" path="m637,156r-2,-9l607,154r2,9l637,156xe" fillcolor="black" stroked="f">
                    <v:path arrowok="t" o:connecttype="custom" o:connectlocs="637,156;635,147;607,154;609,163;637,156" o:connectangles="0,0,0,0,0"/>
                  </v:shape>
                  <v:shape id="Freeform 125" o:spid="_x0000_s1147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" path="m650,272r-4,-9l619,272r3,9l650,272xe" fillcolor="black" stroked="f">
                    <v:path arrowok="t" o:connecttype="custom" o:connectlocs="650,272;646,263;619,272;622,281;650,272" o:connectangles="0,0,0,0,0"/>
                  </v:shape>
                  <v:shape id="Freeform 126" o:spid="_x0000_s1148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" path="m674,148r-2,-10l644,145r2,9l674,148xe" fillcolor="black" stroked="f">
                    <v:path arrowok="t" o:connecttype="custom" o:connectlocs="674,148;672,138;644,145;646,154;674,148" o:connectangles="0,0,0,0,0"/>
                  </v:shape>
                  <v:shape id="Freeform 127" o:spid="_x0000_s1149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" path="m686,260r-3,-10l656,260r3,9l686,260xe" fillcolor="black" stroked="f">
                    <v:path arrowok="t" o:connecttype="custom" o:connectlocs="686,260;683,250;656,260;659,269;686,260" o:connectangles="0,0,0,0,0"/>
                  </v:shape>
                  <v:shape id="Freeform 128" o:spid="_x0000_s1150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" path="m712,139r-3,-9l681,136r3,10l712,139xe" fillcolor="black" stroked="f">
                    <v:path arrowok="t" o:connecttype="custom" o:connectlocs="712,139;709,130;681,136;684,146;712,139" o:connectangles="0,0,0,0,0"/>
                  </v:shape>
                  <v:shape id="Freeform 129" o:spid="_x0000_s1151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" path="m722,247r-3,-9l692,247r3,9l722,247xe" fillcolor="black" stroked="f">
                    <v:path arrowok="t" o:connecttype="custom" o:connectlocs="722,247;719,238;692,247;695,256;722,247" o:connectangles="0,0,0,0,0"/>
                  </v:shape>
                  <v:shape id="Freeform 130" o:spid="_x0000_s1152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" path="m749,130r-2,-9l719,127r2,10l749,130xe" fillcolor="black" stroked="f">
                    <v:path arrowok="t" o:connecttype="custom" o:connectlocs="749,130;747,121;719,127;721,137;749,130" o:connectangles="0,0,0,0,0"/>
                  </v:shape>
                  <v:shape id="Freeform 131" o:spid="_x0000_s1153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" path="m758,234r-3,-9l728,235r3,9l758,234xe" fillcolor="black" stroked="f">
                    <v:path arrowok="t" o:connecttype="custom" o:connectlocs="758,234;755,225;728,235;731,244;758,234" o:connectangles="0,0,0,0,0"/>
                  </v:shape>
                  <v:shape id="Freeform 132" o:spid="_x0000_s1154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" path="m786,122r-2,-10l756,119r2,9l786,122xe" fillcolor="black" stroked="f">
                    <v:path arrowok="t" o:connecttype="custom" o:connectlocs="786,122;784,112;756,119;758,128;786,122" o:connectangles="0,0,0,0,0"/>
                  </v:shape>
                  <v:shape id="Freeform 133" o:spid="_x0000_s1155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" path="m795,222r-3,-9l764,222r4,9l795,222xe" fillcolor="black" stroked="f">
                    <v:path arrowok="t" o:connecttype="custom" o:connectlocs="795,222;792,213;764,222;768,231;795,222" o:connectangles="0,0,0,0,0"/>
                  </v:shape>
                  <v:shape id="Freeform 134" o:spid="_x0000_s1156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" path="m824,113r-2,-9l794,110r2,9l824,113xe" fillcolor="black" stroked="f">
                    <v:path arrowok="t" o:connecttype="custom" o:connectlocs="824,113;822,104;794,110;796,119;824,113" o:connectangles="0,0,0,0,0"/>
                  </v:shape>
                  <v:shape id="Freeform 135" o:spid="_x0000_s1157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" path="m831,209r-3,-9l801,210r3,9l831,209xe" fillcolor="black" stroked="f">
                    <v:path arrowok="t" o:connecttype="custom" o:connectlocs="831,209;828,200;801,210;804,219;831,209" o:connectangles="0,0,0,0,0"/>
                  </v:shape>
                  <v:shape id="Freeform 136" o:spid="_x0000_s1158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" path="m861,104r-2,-9l831,101r2,10l861,104xe" fillcolor="black" stroked="f">
                    <v:path arrowok="t" o:connecttype="custom" o:connectlocs="861,104;859,95;831,101;833,111;861,104" o:connectangles="0,0,0,0,0"/>
                  </v:shape>
                  <v:shape id="Freeform 137" o:spid="_x0000_s1159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" path="m867,197r-3,-9l837,197r3,9l867,197xe" fillcolor="black" stroked="f">
                    <v:path arrowok="t" o:connecttype="custom" o:connectlocs="867,197;864,188;837,197;840,206;867,197" o:connectangles="0,0,0,0,0"/>
                  </v:shape>
                  <v:shape id="Freeform 138" o:spid="_x0000_s1160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" path="m899,96l896,86r-28,7l871,102r28,-6xe" fillcolor="black" stroked="f">
                    <v:path arrowok="t" o:connecttype="custom" o:connectlocs="899,96;896,86;868,93;871,102;899,96" o:connectangles="0,0,0,0,0"/>
                  </v:shape>
                  <v:shape id="Freeform 139" o:spid="_x0000_s1161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" path="m904,184r-3,-9l873,185r3,9l904,184xe" fillcolor="black" stroked="f">
                    <v:path arrowok="t" o:connecttype="custom" o:connectlocs="904,184;901,175;873,185;876,194;904,184" o:connectangles="0,0,0,0,0"/>
                  </v:shape>
                  <v:shape id="Freeform 140" o:spid="_x0000_s1162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" path="m936,87r-2,-9l906,84r2,9l936,87xe" fillcolor="black" stroked="f">
                    <v:path arrowok="t" o:connecttype="custom" o:connectlocs="936,87;934,78;906,84;908,93;936,87" o:connectangles="0,0,0,0,0"/>
                  </v:shape>
                  <v:shape id="Freeform 141" o:spid="_x0000_s1163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" path="m940,172r-3,-9l910,172r3,9l940,172xe" fillcolor="black" stroked="f">
                    <v:path arrowok="t" o:connecttype="custom" o:connectlocs="940,172;937,163;910,172;913,181;940,172" o:connectangles="0,0,0,0,0"/>
                  </v:shape>
                  <v:shape id="Freeform 142" o:spid="_x0000_s1164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" path="m973,78r-2,-9l943,75r2,10l973,78xe" fillcolor="black" stroked="f">
                    <v:path arrowok="t" o:connecttype="custom" o:connectlocs="973,78;971,69;943,75;945,85;973,78" o:connectangles="0,0,0,0,0"/>
                  </v:shape>
                  <v:shape id="Freeform 143" o:spid="_x0000_s1165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" path="m976,159r-3,-9l946,160r3,9l976,159xe" fillcolor="black" stroked="f">
                    <v:path arrowok="t" o:connecttype="custom" o:connectlocs="976,159;973,150;946,160;949,169;976,159" o:connectangles="0,0,0,0,0"/>
                  </v:shape>
                  <v:shape id="Freeform 144" o:spid="_x0000_s1166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" path="m1011,70r-2,-10l981,67r2,9l1011,70xe" fillcolor="black" stroked="f">
                    <v:path arrowok="t" o:connecttype="custom" o:connectlocs="1011,70;1009,60;981,67;983,76;1011,70" o:connectangles="0,0,0,0,0"/>
                  </v:shape>
                  <v:shape id="Freeform 145" o:spid="_x0000_s1167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" path="m1013,147r-4,-9l982,147r3,9l1013,147xe" fillcolor="black" stroked="f">
                    <v:path arrowok="t" o:connecttype="custom" o:connectlocs="1013,147;1009,138;982,147;985,156;1013,147" o:connectangles="0,0,0,0,0"/>
                  </v:shape>
                  <v:shape id="Freeform 146" o:spid="_x0000_s1168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" path="m1048,61r-2,-9l1018,58r2,9l1048,61xe" fillcolor="black" stroked="f">
                    <v:path arrowok="t" o:connecttype="custom" o:connectlocs="1048,61;1046,52;1018,58;1020,67;1048,61" o:connectangles="0,0,0,0,0"/>
                  </v:shape>
                  <v:shape id="Freeform 147" o:spid="_x0000_s1169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" path="m1049,134r-3,-9l1018,134r4,10l1049,134xe" fillcolor="black" stroked="f">
                    <v:path arrowok="t" o:connecttype="custom" o:connectlocs="1049,134;1046,125;1018,134;1022,144;1049,134" o:connectangles="0,0,0,0,0"/>
                  </v:shape>
                  <v:shape id="Freeform 148" o:spid="_x0000_s1170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" path="m1085,122r-3,-9l1055,122r3,9l1085,122xe" fillcolor="black" stroked="f">
                    <v:path arrowok="t" o:connecttype="custom" o:connectlocs="1085,122;1082,113;1055,122;1058,131;1085,122" o:connectangles="0,0,0,0,0"/>
                  </v:shape>
                  <v:shape id="Freeform 149" o:spid="_x0000_s1171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" path="m1086,52r-3,-9l1055,49r3,10l1086,52xe" fillcolor="black" stroked="f">
                    <v:path arrowok="t" o:connecttype="custom" o:connectlocs="1086,52;1083,43;1055,49;1058,59;1086,52" o:connectangles="0,0,0,0,0"/>
                  </v:shape>
                  <v:shape id="Freeform 150" o:spid="_x0000_s1172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" path="m1121,109r-3,-9l1091,109r3,9l1121,109xe" fillcolor="black" stroked="f">
                    <v:path arrowok="t" o:connecttype="custom" o:connectlocs="1121,109;1118,100;1091,109;1094,118;1121,109" o:connectangles="0,0,0,0,0"/>
                  </v:shape>
                  <v:shape id="Freeform 151" o:spid="_x0000_s1173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" path="m1123,44r-2,-10l1093,41r2,9l1123,44xe" fillcolor="black" stroked="f">
                    <v:path arrowok="t" o:connecttype="custom" o:connectlocs="1123,44;1121,34;1093,41;1095,50;1123,44" o:connectangles="0,0,0,0,0"/>
                  </v:shape>
                  <v:shape id="Freeform 152" o:spid="_x0000_s1174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" path="m1158,97r-3,-10l1127,97r4,9l1158,97xe" fillcolor="black" stroked="f">
                    <v:path arrowok="t" o:connecttype="custom" o:connectlocs="1158,97;1155,87;1127,97;1131,106;1158,97" o:connectangles="0,0,0,0,0"/>
                  </v:shape>
                  <v:shape id="Freeform 153" o:spid="_x0000_s1175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" path="m1160,35r-2,-9l1130,32r2,9l1160,35xe" fillcolor="black" stroked="f">
                    <v:path arrowok="t" o:connecttype="custom" o:connectlocs="1160,35;1158,26;1130,32;1132,41;1160,35" o:connectangles="0,0,0,0,0"/>
                  </v:shape>
                  <v:shape id="Freeform 154" o:spid="_x0000_s1176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" path="m1194,84r-3,-9l1164,84r3,9l1194,84xe" fillcolor="black" stroked="f">
                    <v:path arrowok="t" o:connecttype="custom" o:connectlocs="1194,84;1191,75;1164,84;1167,93;1194,84" o:connectangles="0,0,0,0,0"/>
                  </v:shape>
                  <v:shape id="Freeform 155" o:spid="_x0000_s1177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" path="m1198,26r-2,-9l1168,23r2,10l1198,26xe" fillcolor="black" stroked="f">
                    <v:path arrowok="t" o:connecttype="custom" o:connectlocs="1198,26;1196,17;1168,23;1170,33;1198,26" o:connectangles="0,0,0,0,0"/>
                  </v:shape>
                  <v:shape id="Freeform 156" o:spid="_x0000_s1178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" path="m1230,71r-3,-9l1200,72r3,9l1230,71xe" fillcolor="black" stroked="f">
                    <v:path arrowok="t" o:connecttype="custom" o:connectlocs="1230,71;1227,62;1200,72;1203,81;1230,71" o:connectangles="0,0,0,0,0"/>
                  </v:shape>
                  <v:shape id="Freeform 157" o:spid="_x0000_s1179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" path="m1235,18l1233,8r-28,7l1207,24r28,-6xe" fillcolor="black" stroked="f">
                    <v:path arrowok="t" o:connecttype="custom" o:connectlocs="1235,18;1233,8;1205,15;1207,24;1235,18" o:connectangles="0,0,0,0,0"/>
                  </v:shape>
                  <v:shape id="Freeform 158" o:spid="_x0000_s1180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" path="m1267,59r-4,-9l1236,59r3,9l1267,59xe" fillcolor="black" stroked="f">
                    <v:path arrowok="t" o:connecttype="custom" o:connectlocs="1267,59;1263,50;1236,59;1239,68;1267,59" o:connectangles="0,0,0,0,0"/>
                  </v:shape>
                  <v:shape id="Freeform 159" o:spid="_x0000_s1181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" path="m1273,9l1271,r-29,6l1245,15r28,-6xe" fillcolor="black" stroked="f">
                    <v:path arrowok="t" o:connecttype="custom" o:connectlocs="1273,9;1271,0;1242,6;1245,15;1273,9" o:connectangles="0,0,0,0,0"/>
                  </v:shape>
                  <v:shape id="Freeform 160" o:spid="_x0000_s1182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" path="m1303,46r-3,-9l1273,47r3,9l1303,46xe" fillcolor="black" stroked="f">
                    <v:path arrowok="t" o:connecttype="custom" o:connectlocs="1303,46;1300,37;1273,47;1276,56;1303,46" o:connectangles="0,0,0,0,0"/>
                  </v:shape>
                  <v:shape id="Freeform 161" o:spid="_x0000_s1183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" path="m1339,34r-3,-9l1309,34r3,9l1339,34xe" fillcolor="black" stroked="f">
                    <v:path arrowok="t" o:connecttype="custom" o:connectlocs="1339,34;1336,25;1309,34;1312,43;1339,34" o:connectangles="0,0,0,0,0"/>
                  </v:shape>
                  <v:shape id="Freeform 162" o:spid="_x0000_s1184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" path="m1375,21r-3,-9l1345,22r3,9l1375,21xe" fillcolor="black" stroked="f">
                    <v:path arrowok="t" o:connecttype="custom" o:connectlocs="1375,21;1372,12;1345,22;1348,31;1375,21" o:connectangles="0,0,0,0,0"/>
                  </v:shape>
                  <v:shape id="Freeform 163" o:spid="_x0000_s1185" style="position:absolute;left:7891;top:1842;width:1413;height:348;visibility:visible;mso-wrap-style:square;v-text-anchor:top" coordsize="1413,34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" path="m1412,9l1409,r-28,9l1385,18r27,-9xe" fillcolor="black" stroked="f">
                    <v:path arrowok="t" o:connecttype="custom" o:connectlocs="1412,9;1409,0;1381,9;1385,18;1412,9" o:connectangles="0,0,0,0,0"/>
                  </v:shape>
                </v:group>
                <v:shape id="Picture 164" o:spid="_x0000_s1186" type="#_x0000_t75" style="position:absolute;left:9432;top:1843;width:36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">
                  <v:imagedata r:id="rId64" o:title=""/>
                  <v:path arrowok="t"/>
                  <o:lock v:ext="edit" aspectratio="f"/>
                </v:shape>
                <v:shape id="Picture 165" o:spid="_x0000_s1187" type="#_x0000_t75" style="position:absolute;left:6799;top:560;width:80;height: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">
                  <v:imagedata r:id="rId65" o:title=""/>
                  <v:path arrowok="t"/>
                  <o:lock v:ext="edit" aspectratio="f"/>
                </v:shape>
                <v:shape id="Freeform 166" o:spid="_x0000_s1188" style="position:absolute;left:6798;top:559;width:88;height:88;visibility:visible;mso-wrap-style:square;v-text-anchor:top" coordsize="88,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" path="m,l20,,41,,62,1,85,r2,26l87,48,86,66,85,85,64,86,46,87r-20,l,85,,66,,47,,25,,xe" filled="f" strokecolor="#843c0c" strokeweight=".48pt">
                  <v:path arrowok="t" o:connecttype="custom" o:connectlocs="0,0;20,0;41,0;62,1;85,0;87,26;87,48;86,66;85,85;64,86;46,87;26,87;0,85;0,66;0,47;0,25;0,0" o:connectangles="0,0,0,0,0,0,0,0,0,0,0,0,0,0,0,0,0"/>
                </v:shape>
                <v:shape id="Picture 167" o:spid="_x0000_s1189" type="#_x0000_t75" style="position:absolute;left:6908;top:407;width:6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">
                  <v:imagedata r:id="rId66" o:title=""/>
                  <v:path arrowok="t"/>
                  <o:lock v:ext="edit" aspectratio="f"/>
                </v:shape>
                <v:shape id="Freeform 168" o:spid="_x0000_s1190" style="position:absolute;left:6907;top:407;width:49;height:241;visibility:visible;mso-wrap-style:square;v-text-anchor:top" coordsize="49,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" path="m,l11,,22,,34,,48,,45,52r1,51l48,163r,77l36,239r-12,l11,240,,240,2,188,3,132,2,69,,xe" filled="f" strokecolor="#3b3838" strokeweight=".48pt">
                  <v:path arrowok="t" o:connecttype="custom" o:connectlocs="0,0;11,0;22,0;34,0;48,0;45,52;46,103;48,163;48,240;36,239;24,239;11,240;0,240;2,188;3,132;2,69;0,0" o:connectangles="0,0,0,0,0,0,0,0,0,0,0,0,0,0,0,0,0"/>
                </v:shape>
                <v:shape id="Picture 169" o:spid="_x0000_s1191" type="#_x0000_t75" style="position:absolute;left:7211;top:533;width:100;height:1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">
                  <v:imagedata r:id="rId67" o:title=""/>
                  <v:path arrowok="t"/>
                  <o:lock v:ext="edit" aspectratio="f"/>
                </v:shape>
                <v:shape id="Freeform 170" o:spid="_x0000_s1192" style="position:absolute;left:7210;top:534;width:108;height:106;visibility:visible;mso-wrap-style:square;v-text-anchor:top" coordsize="108,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" path="m,l22,,48,,77,r30,l106,33r,26l106,81r1,24l76,103r-30,l20,104,,105,1,72,1,43,,19,,xe" filled="f" strokecolor="#0070c0" strokeweight=".48pt">
                  <v:path arrowok="t" o:connecttype="custom" o:connectlocs="0,0;22,0;48,0;77,0;107,0;106,33;106,59;106,81;107,105;76,103;46,103;20,104;0,105;1,72;1,43;0,19;0,0" o:connectangles="0,0,0,0,0,0,0,0,0,0,0,0,0,0,0,0,0"/>
                </v:shape>
                <v:shape id="Picture 171" o:spid="_x0000_s1193" type="#_x0000_t75" style="position:absolute;left:6979;top:576;width:200;height: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">
                  <v:imagedata r:id="rId68" o:title=""/>
                  <v:path arrowok="t"/>
                  <o:lock v:ext="edit" aspectratio="f"/>
                </v:shape>
                <v:shape id="Freeform 172" o:spid="_x0000_s1194" style="position:absolute;left:6979;top:575;width:204;height:68;visibility:visible;mso-wrap-style:square;v-text-anchor:top" coordsize="204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" path="m,l43,r57,1l158,1,203,r,15l203,31r,18l203,67,148,66,91,65,40,66,,67,,55,,40,1,21,,xe" filled="f" strokecolor="#bf9000" strokeweight=".48pt">
                  <v:path arrowok="t" o:connecttype="custom" o:connectlocs="0,0;43,0;100,1;158,1;203,0;203,15;203,31;203,49;203,67;148,66;91,65;40,66;0,67;0,55;0,40;1,21;0,0" o:connectangles="0,0,0,0,0,0,0,0,0,0,0,0,0,0,0,0,0"/>
                </v:shape>
                <v:shape id="Freeform 173" o:spid="_x0000_s1195" style="position:absolute;left:6787;top:668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" path="m545,l,,,39r545,l545,xe" fillcolor="#385723" stroked="f">
                  <v:path arrowok="t" o:connecttype="custom" o:connectlocs="545,0;0,0;0,39;545,39;545,0" o:connectangles="0,0,0,0,0"/>
                </v:shape>
                <v:shape id="Freeform 174" o:spid="_x0000_s1196" style="position:absolute;left:6787;top:668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" path="m,l545,r,39l,39,,xe" filled="f" strokecolor="#385723" strokeweight=".32pt">
                  <v:path arrowok="t" o:connecttype="custom" o:connectlocs="0,0;545,0;545,39;0,39;0,0" o:connectangles="0,0,0,0,0"/>
                </v:shape>
                <v:shape id="Freeform 175" o:spid="_x0000_s1197" style="position:absolute;left:6784;top:725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" path="m545,l,,,39r545,l545,xe" fillcolor="#3b3838" stroked="f">
                  <v:path arrowok="t" o:connecttype="custom" o:connectlocs="545,0;0,0;0,39;545,39;545,0" o:connectangles="0,0,0,0,0"/>
                </v:shape>
                <v:shape id="Freeform 176" o:spid="_x0000_s1198" style="position:absolute;left:6784;top:725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" path="m,l545,r,39l,39,,xe" filled="f" strokecolor="#181717" strokeweight=".32pt">
                  <v:path arrowok="t" o:connecttype="custom" o:connectlocs="0,0;545,0;545,39;0,39;0,0" o:connectangles="0,0,0,0,0"/>
                </v:shape>
                <v:shape id="Picture 177" o:spid="_x0000_s1199" type="#_x0000_t75" style="position:absolute;left:7400;top:551;width:80;height: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">
                  <v:imagedata r:id="rId69" o:title=""/>
                  <v:path arrowok="t"/>
                  <o:lock v:ext="edit" aspectratio="f"/>
                </v:shape>
                <v:shape id="Freeform 178" o:spid="_x0000_s1200" style="position:absolute;left:7400;top:550;width:88;height:88;visibility:visible;mso-wrap-style:square;v-text-anchor:top" coordsize="88,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" path="m,l20,,41,,62,1,85,r2,26l87,48,86,66,85,85,64,86,46,87r-20,l,85,,66,,47,,25,,xe" filled="f" strokecolor="#843c0c" strokeweight=".48pt">
                  <v:path arrowok="t" o:connecttype="custom" o:connectlocs="0,0;20,0;41,0;62,1;85,0;87,26;87,48;86,66;85,85;64,86;46,87;26,87;0,85;0,66;0,47;0,25;0,0" o:connectangles="0,0,0,0,0,0,0,0,0,0,0,0,0,0,0,0,0"/>
                </v:shape>
                <v:shape id="Picture 179" o:spid="_x0000_s1201" type="#_x0000_t75" style="position:absolute;left:7509;top:398;width:60;height: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">
                  <v:imagedata r:id="rId66" o:title=""/>
                  <v:path arrowok="t"/>
                  <o:lock v:ext="edit" aspectratio="f"/>
                </v:shape>
                <v:shape id="Freeform 180" o:spid="_x0000_s1202" style="position:absolute;left:7509;top:398;width:49;height:241;visibility:visible;mso-wrap-style:square;v-text-anchor:top" coordsize="49,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" path="m,l11,,22,,34,,48,,45,52r1,51l48,163r,77l36,239r-12,l11,240,,240,2,188,3,132,2,69,,xe" filled="f" strokecolor="#3b3838" strokeweight=".48pt">
                  <v:path arrowok="t" o:connecttype="custom" o:connectlocs="0,0;11,0;22,0;34,0;48,0;45,52;46,103;48,163;48,240;36,239;24,239;11,240;0,240;2,188;3,132;2,69;0,0" o:connectangles="0,0,0,0,0,0,0,0,0,0,0,0,0,0,0,0,0"/>
                </v:shape>
                <v:shape id="Picture 181" o:spid="_x0000_s1203" type="#_x0000_t75" style="position:absolute;left:7813;top:524;width:100;height:1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">
                  <v:imagedata r:id="rId70" o:title=""/>
                  <v:path arrowok="t"/>
                  <o:lock v:ext="edit" aspectratio="f"/>
                </v:shape>
                <v:shape id="Freeform 182" o:spid="_x0000_s1204" style="position:absolute;left:7812;top:524;width:108;height:106;visibility:visible;mso-wrap-style:square;v-text-anchor:top" coordsize="108,1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" path="m,l22,,48,,77,r30,l106,33r,26l106,81r1,24l76,103r-30,l20,104,,105,1,72,1,43,,19,,xe" filled="f" strokecolor="#0070c0" strokeweight=".48pt">
                  <v:path arrowok="t" o:connecttype="custom" o:connectlocs="0,0;22,0;48,0;77,0;107,0;106,33;106,59;106,81;107,105;76,103;46,103;20,104;0,105;1,72;1,43;0,19;0,0" o:connectangles="0,0,0,0,0,0,0,0,0,0,0,0,0,0,0,0,0"/>
                </v:shape>
                <v:shape id="Picture 183" o:spid="_x0000_s1205" type="#_x0000_t75" style="position:absolute;left:7581;top:567;width:200;height: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">
                  <v:imagedata r:id="rId71" o:title=""/>
                  <v:path arrowok="t"/>
                  <o:lock v:ext="edit" aspectratio="f"/>
                </v:shape>
                <v:shape id="Freeform 184" o:spid="_x0000_s1206" style="position:absolute;left:7581;top:566;width:204;height:68;visibility:visible;mso-wrap-style:square;v-text-anchor:top" coordsize="204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" path="m,l43,r57,1l158,1,203,r,15l203,31r,18l203,67,148,66,91,65,40,66,,67,,55,,40,1,21,,xe" filled="f" strokecolor="#bf9000" strokeweight=".48pt">
                  <v:path arrowok="t" o:connecttype="custom" o:connectlocs="0,0;43,0;100,1;158,1;203,0;203,15;203,31;203,49;203,67;148,66;91,65;40,66;0,67;0,55;0,40;1,21;0,0" o:connectangles="0,0,0,0,0,0,0,0,0,0,0,0,0,0,0,0,0"/>
                </v:shape>
                <v:shape id="Freeform 185" o:spid="_x0000_s1207" style="position:absolute;left:7389;top:659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" path="m545,l,,,39r545,l545,xe" fillcolor="#385723" stroked="f">
                  <v:path arrowok="t" o:connecttype="custom" o:connectlocs="545,0;0,0;0,39;545,39;545,0" o:connectangles="0,0,0,0,0"/>
                </v:shape>
                <v:shape id="Freeform 186" o:spid="_x0000_s1208" style="position:absolute;left:7389;top:659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" path="m,l545,r,39l,39,,xe" filled="f" strokecolor="#385723" strokeweight=".32pt">
                  <v:path arrowok="t" o:connecttype="custom" o:connectlocs="0,0;545,0;545,39;0,39;0,0" o:connectangles="0,0,0,0,0"/>
                </v:shape>
                <v:shape id="Freeform 187" o:spid="_x0000_s1209" style="position:absolute;left:7386;top:716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" path="m545,l,,,39r545,l545,xe" fillcolor="#3b3838" stroked="f">
                  <v:path arrowok="t" o:connecttype="custom" o:connectlocs="545,0;0,0;0,39;545,39;545,0" o:connectangles="0,0,0,0,0"/>
                </v:shape>
                <v:shape id="Freeform 188" o:spid="_x0000_s1210" style="position:absolute;left:7386;top:716;width:546;height:40;visibility:visible;mso-wrap-style:square;v-text-anchor:top" coordsize="546,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" path="m,l545,r,39l,39,,xe" filled="f" strokecolor="#181717" strokeweight=".32pt">
                  <v:path arrowok="t" o:connecttype="custom" o:connectlocs="0,0;545,0;545,39;0,39;0,0" o:connectangles="0,0,0,0,0"/>
                </v:shape>
                <v:shape id="Freeform 189" o:spid="_x0000_s1211" style="position:absolute;left:6465;top:785;width:1890;height:102;visibility:visible;mso-wrap-style:square;v-text-anchor:top" coordsize="1890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" path="m1838,r,25l50,25,50,,,50r50,51l50,76r1788,l1838,101r51,-51l1838,xe" stroked="f">
                  <v:path arrowok="t" o:connecttype="custom" o:connectlocs="1838,0;1838,25;50,25;50,0;0,50;50,101;50,76;1838,76;1838,101;1889,50;1838,0" o:connectangles="0,0,0,0,0,0,0,0,0,0,0"/>
                </v:shape>
                <v:shape id="Freeform 190" o:spid="_x0000_s1212" style="position:absolute;left:6465;top:785;width:1890;height:102;visibility:visible;mso-wrap-style:square;v-text-anchor:top" coordsize="1890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" path="m,50l50,r,25l1838,25r,-25l1889,50r-51,51l1838,76,50,76r,25l,50xe" filled="f" strokecolor="#002060" strokeweight=".48pt">
                  <v:path arrowok="t" o:connecttype="custom" o:connectlocs="0,50;50,0;50,25;1838,25;1838,0;1889,50;1838,101;1838,76;50,76;50,101;0,50" o:connectangles="0,0,0,0,0,0,0,0,0,0,0"/>
                </v:shape>
                <v:shape id="Picture 191" o:spid="_x0000_s1213" type="#_x0000_t75" style="position:absolute;left:6414;top:148;width:1100;height:11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">
                  <v:imagedata r:id="rId72" o:title=""/>
                  <v:path arrowok="t"/>
                  <o:lock v:ext="edit" aspectratio="f"/>
                </v:shape>
                <v:shape id="Text Box 192" o:spid="_x0000_s1214" type="#_x0000_t202" style="position:absolute;left:9151;top:167;width:387;height: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456F67EA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280" w:lineRule="auto"/>
                          <w:ind w:left="19" w:right="16" w:hanging="20"/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  <w:t>Avionics</w:t>
                        </w:r>
                        <w:r>
                          <w:rPr>
                            <w:rFonts w:ascii="Arial" w:hAnsi="Arial" w:cs="Arial"/>
                            <w:spacing w:val="-24"/>
                            <w:w w:val="105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  <w:t>System</w:t>
                        </w:r>
                      </w:p>
                    </w:txbxContent>
                  </v:textbox>
                </v:shape>
                <v:shape id="Text Box 193" o:spid="_x0000_s1215" type="#_x0000_t202" style="position:absolute;left:9855;top:128;width:415;height:1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362D27FC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00" w:lineRule="exact"/>
                          <w:ind w:left="0"/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6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node</w:t>
                        </w:r>
                      </w:p>
                    </w:txbxContent>
                  </v:textbox>
                </v:shape>
                <v:shape id="Text Box 194" o:spid="_x0000_s1216" type="#_x0000_t202" style="position:absolute;left:10279;top:346;width:183;height:1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789B092B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2"/>
                          <w:ind w:left="0"/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  <w:t>ICS</w:t>
                        </w:r>
                      </w:p>
                    </w:txbxContent>
                  </v:textbox>
                </v:shape>
                <v:shape id="Text Box 195" o:spid="_x0000_s1217" type="#_x0000_t202" style="position:absolute;left:9099;top:497;width:985;height:1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302E27C0" w14:textId="77777777" w:rsidR="00000000" w:rsidRDefault="00D251A0">
                        <w:pPr>
                          <w:pStyle w:val="BodyText"/>
                          <w:tabs>
                            <w:tab w:val="left" w:pos="779"/>
                          </w:tabs>
                          <w:kinsoku w:val="0"/>
                          <w:overflowPunct w:val="0"/>
                          <w:spacing w:before="2"/>
                          <w:ind w:left="0"/>
                          <w:rPr>
                            <w:rFonts w:ascii="Arial" w:hAnsi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7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9"/>
                            <w:szCs w:val="9"/>
                          </w:rPr>
                          <w:t>node</w:t>
                        </w:r>
                        <w:r>
                          <w:rPr>
                            <w:rFonts w:ascii="Arial" w:hAnsi="Arial" w:cs="Arial"/>
                            <w:sz w:val="9"/>
                            <w:szCs w:val="9"/>
                          </w:rPr>
                          <w:tab/>
                          <w:t>Grid</w:t>
                        </w:r>
                      </w:p>
                    </w:txbxContent>
                  </v:textbox>
                </v:shape>
                <v:shape id="Text Box 196" o:spid="_x0000_s1218" type="#_x0000_t202" style="position:absolute;left:10352;top:848;width:415;height:1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227187BE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00" w:lineRule="exact"/>
                          <w:ind w:left="0"/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6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node</w:t>
                        </w:r>
                      </w:p>
                    </w:txbxContent>
                  </v:textbox>
                </v:shape>
                <v:shape id="Text Box 197" o:spid="_x0000_s1219" type="#_x0000_t202" style="position:absolute;left:7446;top:918;width:731;height:2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2D78D7FF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256" w:lineRule="auto"/>
                          <w:ind w:left="193" w:right="17" w:hanging="194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Communication</w:t>
                        </w:r>
                        <w:r>
                          <w:rPr>
                            <w:rFonts w:ascii="Arial" w:hAnsi="Arial" w:cs="Arial"/>
                            <w:spacing w:val="-25"/>
                            <w:sz w:val="10"/>
                            <w:szCs w:val="1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Bus(es)</w:t>
                        </w:r>
                      </w:p>
                    </w:txbxContent>
                  </v:textbox>
                </v:shape>
                <v:shape id="Text Box 198" o:spid="_x0000_s1220" type="#_x0000_t202" style="position:absolute;left:9095;top:957;width:415;height:1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35A47FE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00" w:lineRule="exact"/>
                          <w:ind w:left="0"/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6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node</w:t>
                        </w:r>
                      </w:p>
                    </w:txbxContent>
                  </v:textbox>
                </v:shape>
                <v:shape id="Text Box 199" o:spid="_x0000_s1221" type="#_x0000_t202" style="position:absolute;left:9798;top:933;width:415;height:1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2F2E0D77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00" w:lineRule="exact"/>
                          <w:ind w:left="0"/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6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node</w:t>
                        </w:r>
                      </w:p>
                    </w:txbxContent>
                  </v:textbox>
                </v:shape>
                <v:shape id="Text Box 200" o:spid="_x0000_s1222" type="#_x0000_t202" style="position:absolute;left:10183;top:1010;width:565;height:1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3CCE7BCE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2"/>
                          <w:ind w:left="0"/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w w:val="105"/>
                            <w:sz w:val="9"/>
                            <w:szCs w:val="9"/>
                          </w:rPr>
                          <w:t>Automobiles</w:t>
                        </w:r>
                      </w:p>
                    </w:txbxContent>
                  </v:textbox>
                </v:shape>
                <v:shape id="Text Box 201" o:spid="_x0000_s1223" type="#_x0000_t202" style="position:absolute;left:8735;top:1295;width:2000;height:5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8830955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ind w:left="1135"/>
                          <w:rPr>
                            <w:rFonts w:ascii="Arial" w:hAnsi="Arial" w:cs="Arial"/>
                            <w:position w:val="1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6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pacing w:val="-1"/>
                            <w:sz w:val="9"/>
                            <w:szCs w:val="9"/>
                          </w:rPr>
                          <w:t xml:space="preserve">node  </w:t>
                        </w:r>
                        <w:r>
                          <w:rPr>
                            <w:rFonts w:ascii="Arial" w:hAnsi="Arial" w:cs="Arial"/>
                            <w:spacing w:val="-1"/>
                            <w:position w:val="1"/>
                            <w:sz w:val="9"/>
                            <w:szCs w:val="9"/>
                          </w:rPr>
                          <w:t>RTS</w:t>
                        </w:r>
                        <w:r>
                          <w:rPr>
                            <w:rFonts w:ascii="Arial" w:hAnsi="Arial" w:cs="Arial"/>
                            <w:spacing w:val="-5"/>
                            <w:position w:val="1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position w:val="1"/>
                            <w:sz w:val="9"/>
                            <w:szCs w:val="9"/>
                          </w:rPr>
                          <w:t>node</w:t>
                        </w:r>
                      </w:p>
                      <w:p w14:paraId="0609EB9B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3"/>
                          <w:ind w:left="0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</w:p>
                      <w:p w14:paraId="45A05819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ind w:left="0" w:right="705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Real-time</w:t>
                        </w:r>
                        <w:r>
                          <w:rPr>
                            <w:rFonts w:ascii="Arial" w:hAnsi="Arial" w:cs="Arial"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  <w:t>tasks</w:t>
                        </w:r>
                      </w:p>
                      <w:p w14:paraId="3360992A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10"/>
                          <w:ind w:left="0" w:right="706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[periodic, priority-driven]</w:t>
                        </w:r>
                      </w:p>
                    </w:txbxContent>
                  </v:textbox>
                </v:shape>
                <v:shape id="Text Box 202" o:spid="_x0000_s1224" type="#_x0000_t202" style="position:absolute;left:6531;top:2171;width:674;height:1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15FA1226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36" w:lineRule="exact"/>
                          <w:ind w:left="0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Applications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0" allowOverlap="1" wp14:anchorId="748EEDB2" wp14:editId="2A41B54F">
                <wp:simplePos x="0" y="0"/>
                <wp:positionH relativeFrom="page">
                  <wp:posOffset>6243955</wp:posOffset>
                </wp:positionH>
                <wp:positionV relativeFrom="paragraph">
                  <wp:posOffset>676910</wp:posOffset>
                </wp:positionV>
                <wp:extent cx="561975" cy="173355"/>
                <wp:effectExtent l="0" t="0" r="0" b="0"/>
                <wp:wrapNone/>
                <wp:docPr id="38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975" cy="173355"/>
                          <a:chOff x="9833" y="1066"/>
                          <a:chExt cx="885" cy="273"/>
                        </a:xfrm>
                      </wpg:grpSpPr>
                      <pic:pic xmlns:pic="http://schemas.openxmlformats.org/drawingml/2006/picture">
                        <pic:nvPicPr>
                          <pic:cNvPr id="39" name="Picture 204"/>
                          <pic:cNvPicPr>
                            <a:picLocks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4" y="1220"/>
                            <a:ext cx="440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205"/>
                          <pic:cNvPicPr>
                            <a:picLocks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87" y="1066"/>
                            <a:ext cx="22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206"/>
                          <pic:cNvPicPr>
                            <a:picLocks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32" y="1069"/>
                            <a:ext cx="220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Freeform 207"/>
                        <wps:cNvSpPr>
                          <a:spLocks/>
                        </wps:cNvSpPr>
                        <wps:spPr bwMode="auto">
                          <a:xfrm>
                            <a:off x="10158" y="1187"/>
                            <a:ext cx="217" cy="1"/>
                          </a:xfrm>
                          <a:custGeom>
                            <a:avLst/>
                            <a:gdLst>
                              <a:gd name="T0" fmla="*/ 216 w 217"/>
                              <a:gd name="T1" fmla="*/ 0 h 1"/>
                              <a:gd name="T2" fmla="*/ 0 w 21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17" h="1">
                                <a:moveTo>
                                  <a:pt x="2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08"/>
                        <wps:cNvSpPr>
                          <a:spLocks/>
                        </wps:cNvSpPr>
                        <wps:spPr bwMode="auto">
                          <a:xfrm>
                            <a:off x="10362" y="1108"/>
                            <a:ext cx="27" cy="39"/>
                          </a:xfrm>
                          <a:custGeom>
                            <a:avLst/>
                            <a:gdLst>
                              <a:gd name="T0" fmla="*/ 0 w 27"/>
                              <a:gd name="T1" fmla="*/ 38 h 39"/>
                              <a:gd name="T2" fmla="*/ 0 w 27"/>
                              <a:gd name="T3" fmla="*/ 25 h 39"/>
                              <a:gd name="T4" fmla="*/ 5 w 27"/>
                              <a:gd name="T5" fmla="*/ 13 h 39"/>
                              <a:gd name="T6" fmla="*/ 14 w 27"/>
                              <a:gd name="T7" fmla="*/ 4 h 39"/>
                              <a:gd name="T8" fmla="*/ 26 w 27"/>
                              <a:gd name="T9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" h="39">
                                <a:moveTo>
                                  <a:pt x="0" y="38"/>
                                </a:moveTo>
                                <a:lnTo>
                                  <a:pt x="0" y="25"/>
                                </a:lnTo>
                                <a:lnTo>
                                  <a:pt x="5" y="13"/>
                                </a:lnTo>
                                <a:lnTo>
                                  <a:pt x="14" y="4"/>
                                </a:lnTo>
                                <a:lnTo>
                                  <a:pt x="26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09"/>
                        <wps:cNvSpPr>
                          <a:spLocks/>
                        </wps:cNvSpPr>
                        <wps:spPr bwMode="auto">
                          <a:xfrm>
                            <a:off x="10374" y="1120"/>
                            <a:ext cx="23" cy="30"/>
                          </a:xfrm>
                          <a:custGeom>
                            <a:avLst/>
                            <a:gdLst>
                              <a:gd name="T0" fmla="*/ 2 w 23"/>
                              <a:gd name="T1" fmla="*/ 29 h 30"/>
                              <a:gd name="T2" fmla="*/ 0 w 23"/>
                              <a:gd name="T3" fmla="*/ 15 h 30"/>
                              <a:gd name="T4" fmla="*/ 9 w 23"/>
                              <a:gd name="T5" fmla="*/ 2 h 30"/>
                              <a:gd name="T6" fmla="*/ 22 w 23"/>
                              <a:gd name="T7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3" h="30">
                                <a:moveTo>
                                  <a:pt x="2" y="29"/>
                                </a:moveTo>
                                <a:lnTo>
                                  <a:pt x="0" y="15"/>
                                </a:lnTo>
                                <a:lnTo>
                                  <a:pt x="9" y="2"/>
                                </a:lnTo>
                                <a:lnTo>
                                  <a:pt x="22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10"/>
                        <wps:cNvSpPr>
                          <a:spLocks/>
                        </wps:cNvSpPr>
                        <wps:spPr bwMode="auto">
                          <a:xfrm>
                            <a:off x="10387" y="1131"/>
                            <a:ext cx="16" cy="21"/>
                          </a:xfrm>
                          <a:custGeom>
                            <a:avLst/>
                            <a:gdLst>
                              <a:gd name="T0" fmla="*/ 1 w 16"/>
                              <a:gd name="T1" fmla="*/ 20 h 21"/>
                              <a:gd name="T2" fmla="*/ 0 w 16"/>
                              <a:gd name="T3" fmla="*/ 10 h 21"/>
                              <a:gd name="T4" fmla="*/ 6 w 16"/>
                              <a:gd name="T5" fmla="*/ 1 h 21"/>
                              <a:gd name="T6" fmla="*/ 15 w 16"/>
                              <a:gd name="T7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" h="21">
                                <a:moveTo>
                                  <a:pt x="1" y="20"/>
                                </a:moveTo>
                                <a:lnTo>
                                  <a:pt x="0" y="10"/>
                                </a:lnTo>
                                <a:lnTo>
                                  <a:pt x="6" y="1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211"/>
                        <wps:cNvSpPr>
                          <a:spLocks/>
                        </wps:cNvSpPr>
                        <wps:spPr bwMode="auto">
                          <a:xfrm>
                            <a:off x="10104" y="1112"/>
                            <a:ext cx="31" cy="36"/>
                          </a:xfrm>
                          <a:custGeom>
                            <a:avLst/>
                            <a:gdLst>
                              <a:gd name="T0" fmla="*/ 0 w 31"/>
                              <a:gd name="T1" fmla="*/ 0 h 36"/>
                              <a:gd name="T2" fmla="*/ 12 w 31"/>
                              <a:gd name="T3" fmla="*/ 3 h 36"/>
                              <a:gd name="T4" fmla="*/ 22 w 31"/>
                              <a:gd name="T5" fmla="*/ 11 h 36"/>
                              <a:gd name="T6" fmla="*/ 28 w 31"/>
                              <a:gd name="T7" fmla="*/ 22 h 36"/>
                              <a:gd name="T8" fmla="*/ 30 w 31"/>
                              <a:gd name="T9" fmla="*/ 35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1" h="36">
                                <a:moveTo>
                                  <a:pt x="0" y="0"/>
                                </a:moveTo>
                                <a:lnTo>
                                  <a:pt x="12" y="3"/>
                                </a:lnTo>
                                <a:lnTo>
                                  <a:pt x="22" y="11"/>
                                </a:lnTo>
                                <a:lnTo>
                                  <a:pt x="28" y="22"/>
                                </a:lnTo>
                                <a:lnTo>
                                  <a:pt x="30" y="35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212"/>
                        <wps:cNvSpPr>
                          <a:spLocks/>
                        </wps:cNvSpPr>
                        <wps:spPr bwMode="auto">
                          <a:xfrm>
                            <a:off x="10097" y="1124"/>
                            <a:ext cx="25" cy="27"/>
                          </a:xfrm>
                          <a:custGeom>
                            <a:avLst/>
                            <a:gdLst>
                              <a:gd name="T0" fmla="*/ 0 w 25"/>
                              <a:gd name="T1" fmla="*/ 0 h 27"/>
                              <a:gd name="T2" fmla="*/ 13 w 25"/>
                              <a:gd name="T3" fmla="*/ 1 h 27"/>
                              <a:gd name="T4" fmla="*/ 24 w 25"/>
                              <a:gd name="T5" fmla="*/ 13 h 27"/>
                              <a:gd name="T6" fmla="*/ 23 w 25"/>
                              <a:gd name="T7" fmla="*/ 26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" h="27">
                                <a:moveTo>
                                  <a:pt x="0" y="0"/>
                                </a:moveTo>
                                <a:lnTo>
                                  <a:pt x="13" y="1"/>
                                </a:lnTo>
                                <a:lnTo>
                                  <a:pt x="24" y="13"/>
                                </a:lnTo>
                                <a:lnTo>
                                  <a:pt x="23" y="26"/>
                                </a:lnTo>
                              </a:path>
                            </a:pathLst>
                          </a:custGeom>
                          <a:noFill/>
                          <a:ln w="4063">
                            <a:solidFill>
                              <a:srgbClr val="00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213"/>
                          <pic:cNvPicPr>
                            <a:picLocks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34" y="1133"/>
                            <a:ext cx="44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324F8" id="Group 203" o:spid="_x0000_s1026" style="position:absolute;margin-left:491.65pt;margin-top:53.3pt;width:44.25pt;height:13.65pt;z-index:251651072;mso-position-horizontal-relative:page" coordorigin="9833,1066" coordsize="885,27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" o:allowincell="f">
                <v:shape id="Picture 204" o:spid="_x0000_s1027" type="#_x0000_t75" style="position:absolute;left:10284;top:1220;width:440;height:1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">
                  <v:imagedata r:id="rId77" o:title=""/>
                  <v:path arrowok="t"/>
                  <o:lock v:ext="edit" aspectratio="f"/>
                </v:shape>
                <v:shape id="Picture 205" o:spid="_x0000_s1028" type="#_x0000_t75" style="position:absolute;left:10387;top:1066;width:220;height:2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">
                  <v:imagedata r:id="rId78" o:title=""/>
                  <v:path arrowok="t"/>
                  <o:lock v:ext="edit" aspectratio="f"/>
                </v:shape>
                <v:shape id="Picture 206" o:spid="_x0000_s1029" type="#_x0000_t75" style="position:absolute;left:9932;top:1069;width:220;height:2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">
                  <v:imagedata r:id="rId79" o:title=""/>
                  <v:path arrowok="t"/>
                  <o:lock v:ext="edit" aspectratio="f"/>
                </v:shape>
                <v:shape id="Freeform 207" o:spid="_x0000_s1030" style="position:absolute;left:10158;top:1187;width:217;height:1;visibility:visible;mso-wrap-style:square;v-text-anchor:top" coordsize="217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" path="m216,l,e" filled="f" strokeweight=".32pt">
                  <v:path arrowok="t" o:connecttype="custom" o:connectlocs="216,0;0,0" o:connectangles="0,0"/>
                </v:shape>
                <v:shape id="Freeform 208" o:spid="_x0000_s1031" style="position:absolute;left:10362;top:1108;width:27;height:39;visibility:visible;mso-wrap-style:square;v-text-anchor:top" coordsize="27,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" path="m,38l,25,5,13,14,4,26,e" filled="f" strokecolor="#06f" strokeweight=".32pt">
                  <v:path arrowok="t" o:connecttype="custom" o:connectlocs="0,38;0,25;5,13;14,4;26,0" o:connectangles="0,0,0,0,0"/>
                </v:shape>
                <v:shape id="Freeform 209" o:spid="_x0000_s1032" style="position:absolute;left:10374;top:1120;width:23;height:30;visibility:visible;mso-wrap-style:square;v-text-anchor:top" coordsize="2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" path="m2,29l,15,9,2,22,e" filled="f" strokecolor="#06f" strokeweight=".32pt">
                  <v:path arrowok="t" o:connecttype="custom" o:connectlocs="2,29;0,15;9,2;22,0" o:connectangles="0,0,0,0"/>
                </v:shape>
                <v:shape id="Freeform 210" o:spid="_x0000_s1033" style="position:absolute;left:10387;top:1131;width:16;height:21;visibility:visible;mso-wrap-style:square;v-text-anchor:top" coordsize="16,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" path="m1,20l,10,6,1,15,e" filled="f" strokecolor="#06f" strokeweight=".32pt">
                  <v:path arrowok="t" o:connecttype="custom" o:connectlocs="1,20;0,10;6,1;15,0" o:connectangles="0,0,0,0"/>
                </v:shape>
                <v:shape id="Freeform 211" o:spid="_x0000_s1034" style="position:absolute;left:10104;top:1112;width:31;height:36;visibility:visible;mso-wrap-style:square;v-text-anchor:top" coordsize="31,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" path="m,l12,3r10,8l28,22r2,13e" filled="f" strokecolor="#06f" strokeweight=".1129mm">
                  <v:path arrowok="t" o:connecttype="custom" o:connectlocs="0,0;12,3;22,11;28,22;30,35" o:connectangles="0,0,0,0,0"/>
                </v:shape>
                <v:shape id="Freeform 212" o:spid="_x0000_s1035" style="position:absolute;left:10097;top:1124;width:25;height:27;visibility:visible;mso-wrap-style:square;v-text-anchor:top" coordsize="25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" path="m,l13,1,24,13,23,26e" filled="f" strokecolor="#06f" strokeweight=".1129mm">
                  <v:path arrowok="t" o:connecttype="custom" o:connectlocs="0,0;13,1;24,13;23,26" o:connectangles="0,0,0,0"/>
                </v:shape>
                <v:shape id="Picture 213" o:spid="_x0000_s1036" type="#_x0000_t75" style="position:absolute;left:9834;top:1133;width:440;height:2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">
                  <v:imagedata r:id="rId80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  <w:r w:rsidR="00D251A0">
        <w:rPr>
          <w:w w:val="110"/>
        </w:rPr>
        <w:t xml:space="preserve">Figure 2 presents a high-level illustration of </w:t>
      </w:r>
      <w:proofErr w:type="gramStart"/>
      <w:r w:rsidR="00D251A0">
        <w:rPr>
          <w:w w:val="110"/>
        </w:rPr>
        <w:t>a</w:t>
      </w:r>
      <w:proofErr w:type="gramEnd"/>
      <w:r w:rsidR="00D251A0">
        <w:rPr>
          <w:w w:val="110"/>
        </w:rPr>
        <w:t xml:space="preserve"> RTS.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Each real-time application in the system (called “task”)</w:t>
      </w:r>
      <w:r w:rsidR="00D251A0">
        <w:rPr>
          <w:spacing w:val="-52"/>
          <w:w w:val="110"/>
        </w:rPr>
        <w:t xml:space="preserve"> </w:t>
      </w:r>
      <w:r w:rsidR="00D251A0">
        <w:rPr>
          <w:w w:val="110"/>
        </w:rPr>
        <w:t>represents</w:t>
      </w:r>
      <w:r w:rsidR="00D251A0">
        <w:rPr>
          <w:spacing w:val="1"/>
          <w:w w:val="110"/>
        </w:rPr>
        <w:t xml:space="preserve"> </w:t>
      </w:r>
      <w:proofErr w:type="gramStart"/>
      <w:r w:rsidR="00D251A0">
        <w:rPr>
          <w:w w:val="110"/>
        </w:rPr>
        <w:t>a  time</w:t>
      </w:r>
      <w:proofErr w:type="gramEnd"/>
      <w:r w:rsidR="00D251A0">
        <w:rPr>
          <w:w w:val="110"/>
        </w:rPr>
        <w:t>-critical  function,  and  a  collection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of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such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tasks  are  hosted  on  a  hardware  platform.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The scheduler in real-time operating system (RTOS)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uses timers and interrupt handlers to enforce timing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guarantees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at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runtime.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Access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to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shared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platform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resources (such as caches, buses, memory) is regulated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using</w:t>
      </w:r>
      <w:r w:rsidR="00D251A0">
        <w:rPr>
          <w:spacing w:val="-5"/>
          <w:w w:val="110"/>
        </w:rPr>
        <w:t xml:space="preserve"> </w:t>
      </w:r>
      <w:r w:rsidR="00D251A0">
        <w:rPr>
          <w:w w:val="110"/>
        </w:rPr>
        <w:t>sophisticated</w:t>
      </w:r>
      <w:r w:rsidR="00D251A0">
        <w:rPr>
          <w:spacing w:val="-5"/>
          <w:w w:val="110"/>
        </w:rPr>
        <w:t xml:space="preserve"> </w:t>
      </w:r>
      <w:r w:rsidR="00D251A0">
        <w:rPr>
          <w:w w:val="110"/>
        </w:rPr>
        <w:t>resource</w:t>
      </w:r>
      <w:r w:rsidR="00D251A0">
        <w:rPr>
          <w:spacing w:val="-7"/>
          <w:w w:val="110"/>
        </w:rPr>
        <w:t xml:space="preserve"> </w:t>
      </w:r>
      <w:r w:rsidR="00D251A0">
        <w:rPr>
          <w:w w:val="110"/>
        </w:rPr>
        <w:t>sharing</w:t>
      </w:r>
      <w:r w:rsidR="00D251A0">
        <w:rPr>
          <w:spacing w:val="-5"/>
          <w:w w:val="110"/>
        </w:rPr>
        <w:t xml:space="preserve"> </w:t>
      </w:r>
      <w:r w:rsidR="00D251A0">
        <w:rPr>
          <w:w w:val="110"/>
        </w:rPr>
        <w:t>protocols</w:t>
      </w:r>
      <w:r w:rsidR="00D251A0">
        <w:rPr>
          <w:spacing w:val="-4"/>
          <w:w w:val="110"/>
        </w:rPr>
        <w:t xml:space="preserve"> </w:t>
      </w:r>
      <w:r w:rsidR="00D251A0">
        <w:rPr>
          <w:w w:val="110"/>
        </w:rPr>
        <w:t>to</w:t>
      </w:r>
      <w:r w:rsidR="00D251A0">
        <w:rPr>
          <w:spacing w:val="-5"/>
          <w:w w:val="110"/>
        </w:rPr>
        <w:t xml:space="preserve"> </w:t>
      </w:r>
      <w:r w:rsidR="00D251A0">
        <w:rPr>
          <w:w w:val="110"/>
        </w:rPr>
        <w:t>ensure</w:t>
      </w:r>
      <w:r w:rsidR="00D251A0">
        <w:rPr>
          <w:spacing w:val="-53"/>
          <w:w w:val="110"/>
        </w:rPr>
        <w:t xml:space="preserve"> </w:t>
      </w:r>
      <w:r w:rsidR="00D251A0">
        <w:rPr>
          <w:w w:val="110"/>
        </w:rPr>
        <w:t>that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deadlines</w:t>
      </w:r>
      <w:r w:rsidR="00D251A0">
        <w:rPr>
          <w:spacing w:val="-5"/>
          <w:w w:val="110"/>
        </w:rPr>
        <w:t xml:space="preserve"> </w:t>
      </w:r>
      <w:r w:rsidR="00D251A0">
        <w:rPr>
          <w:w w:val="110"/>
        </w:rPr>
        <w:t>can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be</w:t>
      </w:r>
      <w:r w:rsidR="00D251A0">
        <w:rPr>
          <w:spacing w:val="-5"/>
          <w:w w:val="110"/>
        </w:rPr>
        <w:t xml:space="preserve"> </w:t>
      </w:r>
      <w:r w:rsidR="00D251A0">
        <w:rPr>
          <w:w w:val="110"/>
        </w:rPr>
        <w:t>met.</w:t>
      </w:r>
    </w:p>
    <w:p w14:paraId="1DE66600" w14:textId="77777777" w:rsidR="00F85719" w:rsidRDefault="003C5D07">
      <w:pPr>
        <w:pStyle w:val="BodyText"/>
        <w:kinsoku w:val="0"/>
        <w:overflowPunct w:val="0"/>
        <w:spacing w:line="193" w:lineRule="exact"/>
        <w:ind w:left="418"/>
        <w:jc w:val="both"/>
        <w:rPr>
          <w:w w:val="1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0" allowOverlap="1" wp14:anchorId="35D5640D" wp14:editId="566C2415">
                <wp:simplePos x="0" y="0"/>
                <wp:positionH relativeFrom="page">
                  <wp:posOffset>4603750</wp:posOffset>
                </wp:positionH>
                <wp:positionV relativeFrom="paragraph">
                  <wp:posOffset>48895</wp:posOffset>
                </wp:positionV>
                <wp:extent cx="2078990" cy="492760"/>
                <wp:effectExtent l="0" t="0" r="0" b="2540"/>
                <wp:wrapNone/>
                <wp:docPr id="30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8990" cy="492760"/>
                          <a:chOff x="7250" y="77"/>
                          <a:chExt cx="3274" cy="776"/>
                        </a:xfrm>
                      </wpg:grpSpPr>
                      <wps:wsp>
                        <wps:cNvPr id="31" name="Freeform 215"/>
                        <wps:cNvSpPr>
                          <a:spLocks/>
                        </wps:cNvSpPr>
                        <wps:spPr bwMode="auto">
                          <a:xfrm>
                            <a:off x="7260" y="485"/>
                            <a:ext cx="3251" cy="364"/>
                          </a:xfrm>
                          <a:custGeom>
                            <a:avLst/>
                            <a:gdLst>
                              <a:gd name="T0" fmla="*/ 3250 w 3251"/>
                              <a:gd name="T1" fmla="*/ 0 h 364"/>
                              <a:gd name="T2" fmla="*/ 0 w 3251"/>
                              <a:gd name="T3" fmla="*/ 0 h 364"/>
                              <a:gd name="T4" fmla="*/ 0 w 3251"/>
                              <a:gd name="T5" fmla="*/ 363 h 364"/>
                              <a:gd name="T6" fmla="*/ 3250 w 3251"/>
                              <a:gd name="T7" fmla="*/ 363 h 364"/>
                              <a:gd name="T8" fmla="*/ 3250 w 3251"/>
                              <a:gd name="T9" fmla="*/ 0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51" h="364">
                                <a:moveTo>
                                  <a:pt x="3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"/>
                                </a:lnTo>
                                <a:lnTo>
                                  <a:pt x="3250" y="363"/>
                                </a:lnTo>
                                <a:lnTo>
                                  <a:pt x="3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83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16"/>
                        <wps:cNvSpPr>
                          <a:spLocks/>
                        </wps:cNvSpPr>
                        <wps:spPr bwMode="auto">
                          <a:xfrm>
                            <a:off x="7260" y="485"/>
                            <a:ext cx="3251" cy="364"/>
                          </a:xfrm>
                          <a:custGeom>
                            <a:avLst/>
                            <a:gdLst>
                              <a:gd name="T0" fmla="*/ 0 w 3251"/>
                              <a:gd name="T1" fmla="*/ 0 h 364"/>
                              <a:gd name="T2" fmla="*/ 3250 w 3251"/>
                              <a:gd name="T3" fmla="*/ 0 h 364"/>
                              <a:gd name="T4" fmla="*/ 3250 w 3251"/>
                              <a:gd name="T5" fmla="*/ 363 h 364"/>
                              <a:gd name="T6" fmla="*/ 0 w 3251"/>
                              <a:gd name="T7" fmla="*/ 363 h 364"/>
                              <a:gd name="T8" fmla="*/ 0 w 3251"/>
                              <a:gd name="T9" fmla="*/ 0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51" h="364">
                                <a:moveTo>
                                  <a:pt x="0" y="0"/>
                                </a:moveTo>
                                <a:lnTo>
                                  <a:pt x="3250" y="0"/>
                                </a:lnTo>
                                <a:lnTo>
                                  <a:pt x="3250" y="363"/>
                                </a:lnTo>
                                <a:lnTo>
                                  <a:pt x="0" y="3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064">
                            <a:solidFill>
                              <a:srgbClr val="18171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217"/>
                        <wps:cNvSpPr>
                          <a:spLocks/>
                        </wps:cNvSpPr>
                        <wps:spPr bwMode="auto">
                          <a:xfrm>
                            <a:off x="7260" y="86"/>
                            <a:ext cx="3255" cy="340"/>
                          </a:xfrm>
                          <a:custGeom>
                            <a:avLst/>
                            <a:gdLst>
                              <a:gd name="T0" fmla="*/ 3254 w 3255"/>
                              <a:gd name="T1" fmla="*/ 0 h 340"/>
                              <a:gd name="T2" fmla="*/ 0 w 3255"/>
                              <a:gd name="T3" fmla="*/ 0 h 340"/>
                              <a:gd name="T4" fmla="*/ 0 w 3255"/>
                              <a:gd name="T5" fmla="*/ 339 h 340"/>
                              <a:gd name="T6" fmla="*/ 3254 w 3255"/>
                              <a:gd name="T7" fmla="*/ 339 h 340"/>
                              <a:gd name="T8" fmla="*/ 3254 w 3255"/>
                              <a:gd name="T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55" h="340">
                                <a:moveTo>
                                  <a:pt x="3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"/>
                                </a:lnTo>
                                <a:lnTo>
                                  <a:pt x="3254" y="339"/>
                                </a:lnTo>
                                <a:lnTo>
                                  <a:pt x="3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7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18"/>
                        <wps:cNvSpPr>
                          <a:spLocks/>
                        </wps:cNvSpPr>
                        <wps:spPr bwMode="auto">
                          <a:xfrm>
                            <a:off x="7260" y="86"/>
                            <a:ext cx="3255" cy="340"/>
                          </a:xfrm>
                          <a:custGeom>
                            <a:avLst/>
                            <a:gdLst>
                              <a:gd name="T0" fmla="*/ 0 w 3255"/>
                              <a:gd name="T1" fmla="*/ 0 h 340"/>
                              <a:gd name="T2" fmla="*/ 3254 w 3255"/>
                              <a:gd name="T3" fmla="*/ 0 h 340"/>
                              <a:gd name="T4" fmla="*/ 3254 w 3255"/>
                              <a:gd name="T5" fmla="*/ 339 h 340"/>
                              <a:gd name="T6" fmla="*/ 0 w 3255"/>
                              <a:gd name="T7" fmla="*/ 339 h 340"/>
                              <a:gd name="T8" fmla="*/ 0 w 3255"/>
                              <a:gd name="T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55" h="340">
                                <a:moveTo>
                                  <a:pt x="0" y="0"/>
                                </a:moveTo>
                                <a:lnTo>
                                  <a:pt x="3254" y="0"/>
                                </a:lnTo>
                                <a:lnTo>
                                  <a:pt x="3254" y="339"/>
                                </a:lnTo>
                                <a:lnTo>
                                  <a:pt x="0" y="3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3857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19"/>
                        <wps:cNvSpPr txBox="1">
                          <a:spLocks/>
                        </wps:cNvSpPr>
                        <wps:spPr bwMode="auto">
                          <a:xfrm>
                            <a:off x="9115" y="535"/>
                            <a:ext cx="1332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61DF5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242" w:lineRule="auto"/>
                                <w:ind w:left="0" w:right="7" w:firstLine="158"/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Hardware resources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[memory,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caches,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5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sensors]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220"/>
                        <wps:cNvSpPr txBox="1">
                          <a:spLocks/>
                        </wps:cNvSpPr>
                        <wps:spPr bwMode="auto">
                          <a:xfrm>
                            <a:off x="7694" y="535"/>
                            <a:ext cx="93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78048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242" w:lineRule="auto"/>
                                <w:ind w:left="6" w:right="11" w:hanging="7"/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1"/>
                                  <w:sz w:val="11"/>
                                  <w:szCs w:val="11"/>
                                </w:rPr>
                                <w:t xml:space="preserve">Execution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platform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28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[processor,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7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1"/>
                                  <w:szCs w:val="11"/>
                                </w:rPr>
                                <w:t>timers]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221"/>
                        <wps:cNvSpPr txBox="1">
                          <a:spLocks/>
                        </wps:cNvSpPr>
                        <wps:spPr bwMode="auto">
                          <a:xfrm>
                            <a:off x="7261" y="77"/>
                            <a:ext cx="3251" cy="406"/>
                          </a:xfrm>
                          <a:prstGeom prst="rect">
                            <a:avLst/>
                          </a:prstGeom>
                          <a:solidFill>
                            <a:srgbClr val="3857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3C69C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before="35" w:line="256" w:lineRule="auto"/>
                                <w:ind w:left="991" w:hanging="776"/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 xml:space="preserve">Real-time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2"/>
                                  <w:szCs w:val="12"/>
                                </w:rPr>
                                <w:t xml:space="preserve">scheduler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and resource-sharing protocols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3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[bounded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waiting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pacing w:val="-1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  <w:t>times]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D5640D" id="Group 214" o:spid="_x0000_s1225" style="position:absolute;left:0;text-align:left;margin-left:362.5pt;margin-top:3.85pt;width:163.7pt;height:38.8pt;z-index:251652096;mso-position-horizontal-relative:page" coordorigin="7250,77" coordsize="3274,7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" o:allowincell="f">
                <v:shape id="Freeform 215" o:spid="_x0000_s1226" style="position:absolute;left:7260;top:485;width:3251;height:364;visibility:visible;mso-wrap-style:square;v-text-anchor:top" coordsize="3251,3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" path="m3250,l,,,363r3250,l3250,xe" fillcolor="#3b3838" stroked="f">
                  <v:path arrowok="t" o:connecttype="custom" o:connectlocs="3250,0;0,0;0,363;3250,363;3250,0" o:connectangles="0,0,0,0,0"/>
                </v:shape>
                <v:shape id="Freeform 216" o:spid="_x0000_s1227" style="position:absolute;left:7260;top:485;width:3251;height:364;visibility:visible;mso-wrap-style:square;v-text-anchor:top" coordsize="3251,3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" path="m,l3250,r,363l,363,,xe" filled="f" strokecolor="#181717" strokeweight=".32pt">
                  <v:path arrowok="t" o:connecttype="custom" o:connectlocs="0,0;3250,0;3250,363;0,363;0,0" o:connectangles="0,0,0,0,0"/>
                </v:shape>
                <v:shape id="Freeform 217" o:spid="_x0000_s1228" style="position:absolute;left:7260;top:86;width:3255;height:340;visibility:visible;mso-wrap-style:square;v-text-anchor:top" coordsize="3255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" path="m3254,l,,,339r3254,l3254,xe" fillcolor="#385723" stroked="f">
                  <v:path arrowok="t" o:connecttype="custom" o:connectlocs="3254,0;0,0;0,339;3254,339;3254,0" o:connectangles="0,0,0,0,0"/>
                </v:shape>
                <v:shape id="Freeform 218" o:spid="_x0000_s1229" style="position:absolute;left:7260;top:86;width:3255;height:340;visibility:visible;mso-wrap-style:square;v-text-anchor:top" coordsize="3255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" path="m,l3254,r,339l,339,,xe" filled="f" strokecolor="#385723" strokeweight=".96pt">
                  <v:path arrowok="t" o:connecttype="custom" o:connectlocs="0,0;3254,0;3254,339;0,339;0,0" o:connectangles="0,0,0,0,0"/>
                </v:shape>
                <v:shape id="Text Box 219" o:spid="_x0000_s1230" type="#_x0000_t202" style="position:absolute;left:9115;top:535;width:1332;height: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79161DF5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242" w:lineRule="auto"/>
                          <w:ind w:left="0" w:right="7" w:firstLine="158"/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Hardware resources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[memory,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5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caches,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5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sensors]</w:t>
                        </w:r>
                      </w:p>
                    </w:txbxContent>
                  </v:textbox>
                </v:shape>
                <v:shape id="Text Box 220" o:spid="_x0000_s1231" type="#_x0000_t202" style="position:absolute;left:7694;top:535;width:935;height: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63878048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242" w:lineRule="auto"/>
                          <w:ind w:left="6" w:right="11" w:hanging="7"/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pacing w:val="-1"/>
                            <w:sz w:val="11"/>
                            <w:szCs w:val="11"/>
                          </w:rPr>
                          <w:t xml:space="preserve">Execution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platform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28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[processor,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7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1"/>
                            <w:szCs w:val="11"/>
                          </w:rPr>
                          <w:t>timers]</w:t>
                        </w:r>
                      </w:p>
                    </w:txbxContent>
                  </v:textbox>
                </v:shape>
                <v:shape id="Text Box 221" o:spid="_x0000_s1232" type="#_x0000_t202" style="position:absolute;left:7261;top:77;width:3251;height: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" fillcolor="#385723" stroked="f">
                  <v:path arrowok="t"/>
                  <v:textbox inset="0,0,0,0">
                    <w:txbxContent>
                      <w:p w14:paraId="2603C69C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before="35" w:line="256" w:lineRule="auto"/>
                          <w:ind w:left="991" w:hanging="776"/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  <w:t xml:space="preserve">Real-time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FFFFFF"/>
                            <w:sz w:val="12"/>
                            <w:szCs w:val="12"/>
                          </w:rPr>
                          <w:t xml:space="preserve">scheduler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  <w:t>and resource-sharing protocols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3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  <w:t>[bounded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  <w:t>waiting</w:t>
                        </w:r>
                        <w:r>
                          <w:rPr>
                            <w:rFonts w:ascii="Arial" w:hAnsi="Arial" w:cs="Arial"/>
                            <w:color w:val="FFFFFF"/>
                            <w:spacing w:val="-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  <w:t>times]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251A0">
        <w:rPr>
          <w:w w:val="110"/>
        </w:rPr>
        <w:t>Although</w:t>
      </w:r>
      <w:r w:rsidR="00D251A0">
        <w:rPr>
          <w:spacing w:val="14"/>
          <w:w w:val="110"/>
        </w:rPr>
        <w:t xml:space="preserve"> </w:t>
      </w:r>
      <w:r w:rsidR="00D251A0">
        <w:rPr>
          <w:w w:val="110"/>
        </w:rPr>
        <w:t>safety</w:t>
      </w:r>
      <w:r w:rsidR="00D251A0">
        <w:rPr>
          <w:spacing w:val="14"/>
          <w:w w:val="110"/>
        </w:rPr>
        <w:t xml:space="preserve"> </w:t>
      </w:r>
      <w:r w:rsidR="00D251A0">
        <w:rPr>
          <w:w w:val="110"/>
        </w:rPr>
        <w:t>and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fault-tolerance</w:t>
      </w:r>
      <w:r w:rsidR="00D251A0">
        <w:rPr>
          <w:spacing w:val="14"/>
          <w:w w:val="110"/>
        </w:rPr>
        <w:t xml:space="preserve"> </w:t>
      </w:r>
      <w:r w:rsidR="00D251A0">
        <w:rPr>
          <w:w w:val="110"/>
        </w:rPr>
        <w:t>have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long</w:t>
      </w:r>
      <w:r w:rsidR="00D251A0">
        <w:rPr>
          <w:spacing w:val="14"/>
          <w:w w:val="110"/>
        </w:rPr>
        <w:t xml:space="preserve"> </w:t>
      </w:r>
      <w:r w:rsidR="00D251A0">
        <w:rPr>
          <w:w w:val="110"/>
        </w:rPr>
        <w:t>been</w:t>
      </w:r>
    </w:p>
    <w:p w14:paraId="2AE3DBB4" w14:textId="77777777" w:rsidR="00F85719" w:rsidRDefault="00F85719">
      <w:pPr>
        <w:pStyle w:val="BodyText"/>
        <w:kinsoku w:val="0"/>
        <w:overflowPunct w:val="0"/>
        <w:spacing w:line="193" w:lineRule="exact"/>
        <w:ind w:left="418"/>
        <w:jc w:val="both"/>
        <w:rPr>
          <w:w w:val="110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space="720" w:equalWidth="0">
            <w:col w:w="9600"/>
          </w:cols>
          <w:noEndnote/>
        </w:sectPr>
      </w:pPr>
    </w:p>
    <w:p w14:paraId="027049BB" w14:textId="77777777" w:rsidR="00F85719" w:rsidRDefault="00D251A0">
      <w:pPr>
        <w:pStyle w:val="BodyText"/>
        <w:kinsoku w:val="0"/>
        <w:overflowPunct w:val="0"/>
        <w:spacing w:before="48" w:line="268" w:lineRule="auto"/>
        <w:ind w:left="120"/>
        <w:jc w:val="both"/>
        <w:rPr>
          <w:w w:val="110"/>
        </w:rPr>
      </w:pPr>
      <w:r>
        <w:rPr>
          <w:w w:val="110"/>
        </w:rPr>
        <w:t>important design focus in such systems, security has</w:t>
      </w:r>
      <w:r>
        <w:rPr>
          <w:spacing w:val="1"/>
          <w:w w:val="110"/>
        </w:rPr>
        <w:t xml:space="preserve"> </w:t>
      </w:r>
      <w:r>
        <w:rPr>
          <w:w w:val="110"/>
        </w:rPr>
        <w:t>rarely</w:t>
      </w:r>
      <w:r>
        <w:rPr>
          <w:spacing w:val="-4"/>
          <w:w w:val="110"/>
        </w:rPr>
        <w:t xml:space="preserve"> </w:t>
      </w:r>
      <w:r>
        <w:rPr>
          <w:w w:val="110"/>
        </w:rPr>
        <w:t>been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consideration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design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RTS</w:t>
      </w:r>
      <w:r>
        <w:rPr>
          <w:spacing w:val="-4"/>
          <w:w w:val="110"/>
        </w:rPr>
        <w:t xml:space="preserve"> </w:t>
      </w:r>
      <w:r>
        <w:rPr>
          <w:w w:val="110"/>
        </w:rPr>
        <w:t>mainly</w:t>
      </w:r>
      <w:r>
        <w:rPr>
          <w:spacing w:val="-52"/>
          <w:w w:val="110"/>
        </w:rPr>
        <w:t xml:space="preserve"> </w:t>
      </w:r>
      <w:r>
        <w:rPr>
          <w:w w:val="110"/>
        </w:rPr>
        <w:t>due</w:t>
      </w:r>
      <w:r>
        <w:rPr>
          <w:spacing w:val="42"/>
          <w:w w:val="110"/>
        </w:rPr>
        <w:t xml:space="preserve"> </w:t>
      </w:r>
      <w:r>
        <w:rPr>
          <w:w w:val="110"/>
        </w:rPr>
        <w:t>to</w:t>
      </w:r>
      <w:r>
        <w:rPr>
          <w:spacing w:val="42"/>
          <w:w w:val="110"/>
        </w:rPr>
        <w:t xml:space="preserve"> </w:t>
      </w:r>
      <w:r>
        <w:rPr>
          <w:w w:val="110"/>
        </w:rPr>
        <w:t>beliefs</w:t>
      </w:r>
      <w:r>
        <w:rPr>
          <w:spacing w:val="42"/>
          <w:w w:val="110"/>
        </w:rPr>
        <w:t xml:space="preserve"> </w:t>
      </w:r>
      <w:r>
        <w:rPr>
          <w:w w:val="110"/>
        </w:rPr>
        <w:t>such</w:t>
      </w:r>
      <w:r>
        <w:rPr>
          <w:spacing w:val="42"/>
          <w:w w:val="110"/>
        </w:rPr>
        <w:t xml:space="preserve"> </w:t>
      </w:r>
      <w:r>
        <w:rPr>
          <w:w w:val="110"/>
        </w:rPr>
        <w:t>as:</w:t>
      </w:r>
      <w:r>
        <w:rPr>
          <w:spacing w:val="52"/>
          <w:w w:val="110"/>
        </w:rPr>
        <w:t xml:space="preserve"> </w:t>
      </w:r>
      <w:r>
        <w:rPr>
          <w:i/>
          <w:iCs/>
          <w:w w:val="110"/>
        </w:rPr>
        <w:t>(a)</w:t>
      </w:r>
      <w:r>
        <w:rPr>
          <w:i/>
          <w:iCs/>
          <w:spacing w:val="42"/>
          <w:w w:val="110"/>
        </w:rPr>
        <w:t xml:space="preserve"> </w:t>
      </w:r>
      <w:r>
        <w:rPr>
          <w:w w:val="110"/>
        </w:rPr>
        <w:t>RTS</w:t>
      </w:r>
      <w:r>
        <w:rPr>
          <w:spacing w:val="42"/>
          <w:w w:val="110"/>
        </w:rPr>
        <w:t xml:space="preserve"> </w:t>
      </w:r>
      <w:r>
        <w:rPr>
          <w:w w:val="110"/>
        </w:rPr>
        <w:t>lack</w:t>
      </w:r>
      <w:r>
        <w:rPr>
          <w:spacing w:val="42"/>
          <w:w w:val="110"/>
        </w:rPr>
        <w:t xml:space="preserve"> </w:t>
      </w:r>
      <w:r>
        <w:rPr>
          <w:w w:val="110"/>
        </w:rPr>
        <w:t>inherent</w:t>
      </w:r>
      <w:r>
        <w:rPr>
          <w:spacing w:val="42"/>
          <w:w w:val="110"/>
        </w:rPr>
        <w:t xml:space="preserve"> </w:t>
      </w:r>
      <w:r>
        <w:rPr>
          <w:w w:val="110"/>
        </w:rPr>
        <w:t>value</w:t>
      </w:r>
      <w:r>
        <w:rPr>
          <w:spacing w:val="-53"/>
          <w:w w:val="110"/>
        </w:rPr>
        <w:t xml:space="preserve"> </w:t>
      </w:r>
      <w:r>
        <w:rPr>
          <w:w w:val="105"/>
        </w:rPr>
        <w:t>to adversaries (</w:t>
      </w:r>
      <w:r>
        <w:rPr>
          <w:i/>
          <w:iCs/>
          <w:w w:val="105"/>
        </w:rPr>
        <w:t>“why would anyone attack them?”</w:t>
      </w:r>
      <w:proofErr w:type="gramStart"/>
      <w:r>
        <w:rPr>
          <w:w w:val="105"/>
        </w:rPr>
        <w:t xml:space="preserve">),  </w:t>
      </w:r>
      <w:r>
        <w:rPr>
          <w:i/>
          <w:iCs/>
          <w:w w:val="105"/>
        </w:rPr>
        <w:t>(</w:t>
      </w:r>
      <w:proofErr w:type="gramEnd"/>
      <w:r>
        <w:rPr>
          <w:i/>
          <w:iCs/>
          <w:w w:val="105"/>
        </w:rPr>
        <w:t>b)</w:t>
      </w:r>
      <w:r>
        <w:rPr>
          <w:i/>
          <w:iCs/>
          <w:spacing w:val="1"/>
          <w:w w:val="105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prevalence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4"/>
          <w:w w:val="110"/>
        </w:rPr>
        <w:t xml:space="preserve"> </w:t>
      </w:r>
      <w:r>
        <w:rPr>
          <w:w w:val="110"/>
        </w:rPr>
        <w:t>custom</w:t>
      </w:r>
      <w:r>
        <w:rPr>
          <w:spacing w:val="22"/>
          <w:w w:val="110"/>
        </w:rPr>
        <w:t xml:space="preserve"> </w:t>
      </w:r>
      <w:r>
        <w:rPr>
          <w:w w:val="110"/>
        </w:rPr>
        <w:t>hardware/software/protocols</w:t>
      </w:r>
    </w:p>
    <w:p w14:paraId="28C94D66" w14:textId="77777777" w:rsidR="00F85719" w:rsidRDefault="00D251A0">
      <w:pPr>
        <w:pStyle w:val="BodyText"/>
        <w:kinsoku w:val="0"/>
        <w:overflowPunct w:val="0"/>
        <w:spacing w:line="136" w:lineRule="exact"/>
        <w:ind w:left="181"/>
        <w:rPr>
          <w:rFonts w:ascii="Arial" w:hAnsi="Arial" w:cs="Arial"/>
          <w:sz w:val="12"/>
          <w:szCs w:val="12"/>
        </w:rPr>
      </w:pPr>
      <w:r>
        <w:rPr>
          <w:sz w:val="24"/>
          <w:szCs w:val="24"/>
        </w:rPr>
        <w:br w:type="column"/>
      </w:r>
      <w:r>
        <w:rPr>
          <w:rFonts w:ascii="Arial" w:hAnsi="Arial" w:cs="Arial"/>
          <w:sz w:val="12"/>
          <w:szCs w:val="12"/>
        </w:rPr>
        <w:t>OS</w:t>
      </w:r>
      <w:r>
        <w:rPr>
          <w:rFonts w:ascii="Arial" w:hAnsi="Arial" w:cs="Arial"/>
          <w:spacing w:val="1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Layer</w:t>
      </w:r>
    </w:p>
    <w:p w14:paraId="4DAAF9F4" w14:textId="77777777" w:rsidR="00F85719" w:rsidRDefault="00F85719">
      <w:pPr>
        <w:pStyle w:val="BodyText"/>
        <w:kinsoku w:val="0"/>
        <w:overflowPunct w:val="0"/>
        <w:ind w:left="0"/>
        <w:rPr>
          <w:rFonts w:ascii="Arial" w:hAnsi="Arial" w:cs="Arial"/>
          <w:sz w:val="14"/>
          <w:szCs w:val="14"/>
        </w:rPr>
      </w:pPr>
    </w:p>
    <w:p w14:paraId="3343E374" w14:textId="77777777" w:rsidR="00F85719" w:rsidRDefault="00F85719">
      <w:pPr>
        <w:pStyle w:val="BodyText"/>
        <w:kinsoku w:val="0"/>
        <w:overflowPunct w:val="0"/>
        <w:spacing w:before="1"/>
        <w:ind w:left="0"/>
        <w:rPr>
          <w:rFonts w:ascii="Arial" w:hAnsi="Arial" w:cs="Arial"/>
          <w:sz w:val="11"/>
          <w:szCs w:val="11"/>
        </w:rPr>
      </w:pPr>
    </w:p>
    <w:p w14:paraId="4E799C80" w14:textId="77777777" w:rsidR="00F85719" w:rsidRDefault="00D251A0">
      <w:pPr>
        <w:pStyle w:val="BodyText"/>
        <w:kinsoku w:val="0"/>
        <w:overflowPunct w:val="0"/>
        <w:ind w:left="155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Hardware</w:t>
      </w:r>
    </w:p>
    <w:p w14:paraId="2A75BFA8" w14:textId="77777777" w:rsidR="00F85719" w:rsidRDefault="00F85719">
      <w:pPr>
        <w:pStyle w:val="BodyText"/>
        <w:kinsoku w:val="0"/>
        <w:overflowPunct w:val="0"/>
        <w:ind w:left="0"/>
        <w:rPr>
          <w:rFonts w:ascii="Arial" w:hAnsi="Arial" w:cs="Arial"/>
          <w:sz w:val="14"/>
          <w:szCs w:val="14"/>
        </w:rPr>
      </w:pPr>
    </w:p>
    <w:p w14:paraId="02464BC1" w14:textId="77777777" w:rsidR="00F85719" w:rsidRDefault="00F85719">
      <w:pPr>
        <w:pStyle w:val="BodyText"/>
        <w:kinsoku w:val="0"/>
        <w:overflowPunct w:val="0"/>
        <w:spacing w:before="4"/>
        <w:ind w:left="0"/>
        <w:rPr>
          <w:rFonts w:ascii="Arial" w:hAnsi="Arial" w:cs="Arial"/>
          <w:sz w:val="13"/>
          <w:szCs w:val="13"/>
        </w:rPr>
      </w:pPr>
    </w:p>
    <w:p w14:paraId="5DD4D5AC" w14:textId="77777777" w:rsidR="00F85719" w:rsidRDefault="00D251A0">
      <w:pPr>
        <w:pStyle w:val="BodyText"/>
        <w:tabs>
          <w:tab w:val="left" w:pos="1117"/>
        </w:tabs>
        <w:kinsoku w:val="0"/>
        <w:overflowPunct w:val="0"/>
        <w:spacing w:line="273" w:lineRule="auto"/>
        <w:ind w:left="460" w:right="118" w:hanging="341"/>
        <w:rPr>
          <w:w w:val="110"/>
          <w:sz w:val="18"/>
          <w:szCs w:val="18"/>
        </w:rPr>
      </w:pPr>
      <w:r>
        <w:rPr>
          <w:b/>
          <w:bCs/>
          <w:w w:val="110"/>
          <w:sz w:val="18"/>
          <w:szCs w:val="18"/>
        </w:rPr>
        <w:t>Figure</w:t>
      </w:r>
      <w:r>
        <w:rPr>
          <w:b/>
          <w:bCs/>
          <w:spacing w:val="39"/>
          <w:w w:val="110"/>
          <w:sz w:val="18"/>
          <w:szCs w:val="18"/>
        </w:rPr>
        <w:t xml:space="preserve"> </w:t>
      </w:r>
      <w:r>
        <w:rPr>
          <w:b/>
          <w:bCs/>
          <w:w w:val="110"/>
          <w:sz w:val="18"/>
          <w:szCs w:val="18"/>
        </w:rPr>
        <w:t>2:</w:t>
      </w:r>
      <w:r>
        <w:rPr>
          <w:b/>
          <w:bCs/>
          <w:w w:val="110"/>
          <w:sz w:val="18"/>
          <w:szCs w:val="18"/>
        </w:rPr>
        <w:tab/>
      </w:r>
      <w:r>
        <w:rPr>
          <w:w w:val="110"/>
          <w:sz w:val="18"/>
          <w:szCs w:val="18"/>
        </w:rPr>
        <w:t>Abstraction</w:t>
      </w:r>
      <w:r>
        <w:rPr>
          <w:spacing w:val="2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of</w:t>
      </w:r>
      <w:r>
        <w:rPr>
          <w:spacing w:val="2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a</w:t>
      </w:r>
      <w:r>
        <w:rPr>
          <w:spacing w:val="2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real-time</w:t>
      </w:r>
      <w:r>
        <w:rPr>
          <w:spacing w:val="2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node</w:t>
      </w:r>
      <w:r>
        <w:rPr>
          <w:spacing w:val="2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with</w:t>
      </w:r>
      <w:r>
        <w:rPr>
          <w:spacing w:val="-47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common</w:t>
      </w:r>
      <w:r>
        <w:rPr>
          <w:spacing w:val="-6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uses</w:t>
      </w:r>
      <w:r>
        <w:rPr>
          <w:spacing w:val="-6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cases.</w:t>
      </w:r>
    </w:p>
    <w:p w14:paraId="491607EB" w14:textId="77777777" w:rsidR="00F85719" w:rsidRDefault="00F85719">
      <w:pPr>
        <w:pStyle w:val="BodyText"/>
        <w:tabs>
          <w:tab w:val="left" w:pos="1117"/>
        </w:tabs>
        <w:kinsoku w:val="0"/>
        <w:overflowPunct w:val="0"/>
        <w:spacing w:line="273" w:lineRule="auto"/>
        <w:ind w:left="460" w:right="118" w:hanging="341"/>
        <w:rPr>
          <w:w w:val="110"/>
          <w:sz w:val="18"/>
          <w:szCs w:val="18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num="2" w:space="720" w:equalWidth="0">
            <w:col w:w="5022" w:space="79"/>
            <w:col w:w="4499"/>
          </w:cols>
          <w:noEndnote/>
        </w:sectPr>
      </w:pPr>
    </w:p>
    <w:p w14:paraId="6D3AAA72" w14:textId="77777777" w:rsidR="00F85719" w:rsidRDefault="00D251A0">
      <w:pPr>
        <w:pStyle w:val="BodyText"/>
        <w:kinsoku w:val="0"/>
        <w:overflowPunct w:val="0"/>
        <w:spacing w:line="217" w:lineRule="exact"/>
        <w:ind w:left="120"/>
        <w:jc w:val="both"/>
      </w:pPr>
      <w:r>
        <w:t>will</w:t>
      </w:r>
      <w:r>
        <w:rPr>
          <w:spacing w:val="5"/>
        </w:rPr>
        <w:t xml:space="preserve"> </w:t>
      </w:r>
      <w:r>
        <w:t>deter</w:t>
      </w:r>
      <w:r>
        <w:rPr>
          <w:spacing w:val="5"/>
        </w:rPr>
        <w:t xml:space="preserve"> </w:t>
      </w:r>
      <w:r>
        <w:t>attackers</w:t>
      </w:r>
      <w:r>
        <w:rPr>
          <w:spacing w:val="5"/>
        </w:rPr>
        <w:t xml:space="preserve"> </w:t>
      </w:r>
      <w:r>
        <w:t>(</w:t>
      </w:r>
      <w:r>
        <w:rPr>
          <w:i/>
          <w:iCs/>
        </w:rPr>
        <w:t>“</w:t>
      </w:r>
      <w:proofErr w:type="gramStart"/>
      <w:r>
        <w:rPr>
          <w:i/>
          <w:iCs/>
        </w:rPr>
        <w:t>these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protocols/hardware/software</w:t>
      </w:r>
      <w:proofErr w:type="gramEnd"/>
      <w:r>
        <w:rPr>
          <w:i/>
          <w:iCs/>
          <w:spacing w:val="5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secret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so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arcane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no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can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decipher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them”</w:t>
      </w:r>
      <w:r>
        <w:t>),</w:t>
      </w:r>
    </w:p>
    <w:p w14:paraId="7EA9BCB7" w14:textId="77777777" w:rsidR="00F85719" w:rsidRDefault="00D251A0">
      <w:pPr>
        <w:pStyle w:val="BodyText"/>
        <w:kinsoku w:val="0"/>
        <w:overflowPunct w:val="0"/>
        <w:spacing w:before="26" w:line="268" w:lineRule="auto"/>
        <w:ind w:left="120" w:right="117"/>
        <w:jc w:val="both"/>
        <w:rPr>
          <w:w w:val="110"/>
        </w:rPr>
      </w:pPr>
      <w:proofErr w:type="gramStart"/>
      <w:r>
        <w:rPr>
          <w:w w:val="110"/>
        </w:rPr>
        <w:t>and also</w:t>
      </w:r>
      <w:proofErr w:type="gramEnd"/>
      <w:r>
        <w:rPr>
          <w:w w:val="110"/>
        </w:rPr>
        <w:t xml:space="preserve"> </w:t>
      </w:r>
      <w:r>
        <w:rPr>
          <w:i/>
          <w:iCs/>
          <w:w w:val="110"/>
        </w:rPr>
        <w:t xml:space="preserve">(c) </w:t>
      </w:r>
      <w:r>
        <w:rPr>
          <w:w w:val="110"/>
        </w:rPr>
        <w:t>the lack of computing power and memory in these systems will throttle potential adversarial</w:t>
      </w:r>
      <w:r>
        <w:rPr>
          <w:spacing w:val="1"/>
          <w:w w:val="110"/>
        </w:rPr>
        <w:t xml:space="preserve"> </w:t>
      </w:r>
      <w:r>
        <w:rPr>
          <w:w w:val="110"/>
        </w:rPr>
        <w:t>actions (</w:t>
      </w:r>
      <w:r>
        <w:rPr>
          <w:i/>
          <w:iCs/>
          <w:w w:val="110"/>
        </w:rPr>
        <w:t>“what can they do even if they get in?”</w:t>
      </w:r>
      <w:r>
        <w:rPr>
          <w:w w:val="110"/>
        </w:rPr>
        <w:t>).</w:t>
      </w:r>
      <w:r>
        <w:rPr>
          <w:spacing w:val="1"/>
          <w:w w:val="110"/>
        </w:rPr>
        <w:t xml:space="preserve"> </w:t>
      </w:r>
      <w:r>
        <w:rPr>
          <w:w w:val="110"/>
        </w:rPr>
        <w:t>While traditionally RTS adopted proprietary protocols,</w:t>
      </w:r>
      <w:r>
        <w:rPr>
          <w:spacing w:val="1"/>
          <w:w w:val="110"/>
        </w:rPr>
        <w:t xml:space="preserve"> </w:t>
      </w:r>
      <w:r>
        <w:rPr>
          <w:w w:val="110"/>
        </w:rPr>
        <w:t>platforms,</w:t>
      </w:r>
      <w:r>
        <w:rPr>
          <w:spacing w:val="-7"/>
          <w:w w:val="110"/>
        </w:rPr>
        <w:t xml:space="preserve"> </w:t>
      </w:r>
      <w:r>
        <w:rPr>
          <w:w w:val="110"/>
        </w:rPr>
        <w:t>software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were</w:t>
      </w:r>
      <w:r>
        <w:rPr>
          <w:spacing w:val="-8"/>
          <w:w w:val="110"/>
        </w:rPr>
        <w:t xml:space="preserve"> </w:t>
      </w:r>
      <w:r>
        <w:rPr>
          <w:w w:val="110"/>
        </w:rPr>
        <w:t>air-gapped</w:t>
      </w:r>
      <w:r>
        <w:rPr>
          <w:spacing w:val="-9"/>
          <w:w w:val="110"/>
        </w:rPr>
        <w:t xml:space="preserve"> </w:t>
      </w:r>
      <w:r>
        <w:rPr>
          <w:w w:val="110"/>
        </w:rPr>
        <w:t>(i.e.,</w:t>
      </w:r>
      <w:r>
        <w:rPr>
          <w:spacing w:val="-7"/>
          <w:w w:val="110"/>
        </w:rPr>
        <w:t xml:space="preserve"> </w:t>
      </w:r>
      <w:r>
        <w:rPr>
          <w:w w:val="110"/>
        </w:rPr>
        <w:t>not</w:t>
      </w:r>
      <w:r>
        <w:rPr>
          <w:spacing w:val="-8"/>
          <w:w w:val="110"/>
        </w:rPr>
        <w:t xml:space="preserve"> </w:t>
      </w:r>
      <w:r>
        <w:rPr>
          <w:w w:val="110"/>
        </w:rPr>
        <w:t>connected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outside</w:t>
      </w:r>
      <w:r>
        <w:rPr>
          <w:spacing w:val="-10"/>
          <w:w w:val="110"/>
        </w:rPr>
        <w:t xml:space="preserve"> </w:t>
      </w:r>
      <w:r>
        <w:rPr>
          <w:w w:val="110"/>
        </w:rPr>
        <w:t>world),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advent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newer</w:t>
      </w:r>
      <w:r>
        <w:rPr>
          <w:spacing w:val="-53"/>
          <w:w w:val="110"/>
        </w:rPr>
        <w:t xml:space="preserve"> </w:t>
      </w:r>
      <w:r>
        <w:rPr>
          <w:w w:val="110"/>
        </w:rPr>
        <w:t>domains such as autonomous vehicles, drones, remote monitoring and control, and Internet-of-Things</w:t>
      </w:r>
      <w:r>
        <w:rPr>
          <w:spacing w:val="1"/>
          <w:w w:val="110"/>
        </w:rPr>
        <w:t xml:space="preserve"> </w:t>
      </w:r>
      <w:r>
        <w:rPr>
          <w:w w:val="110"/>
        </w:rPr>
        <w:t>(IoT)-specific applications, RTS find themselves front and center in modern society.  Since many RTS</w:t>
      </w:r>
      <w:r>
        <w:rPr>
          <w:spacing w:val="1"/>
          <w:w w:val="110"/>
        </w:rPr>
        <w:t xml:space="preserve"> </w:t>
      </w:r>
      <w:r>
        <w:rPr>
          <w:w w:val="110"/>
        </w:rPr>
        <w:t>now</w:t>
      </w:r>
      <w:r>
        <w:rPr>
          <w:spacing w:val="34"/>
          <w:w w:val="110"/>
        </w:rPr>
        <w:t xml:space="preserve"> </w:t>
      </w:r>
      <w:r>
        <w:rPr>
          <w:w w:val="110"/>
        </w:rPr>
        <w:t>use</w:t>
      </w:r>
      <w:r>
        <w:rPr>
          <w:spacing w:val="35"/>
          <w:w w:val="110"/>
        </w:rPr>
        <w:t xml:space="preserve"> </w:t>
      </w:r>
      <w:r>
        <w:rPr>
          <w:w w:val="110"/>
        </w:rPr>
        <w:t>commodity-off-the-shelf</w:t>
      </w:r>
      <w:r>
        <w:rPr>
          <w:spacing w:val="35"/>
          <w:w w:val="110"/>
        </w:rPr>
        <w:t xml:space="preserve"> </w:t>
      </w:r>
      <w:r>
        <w:rPr>
          <w:w w:val="110"/>
        </w:rPr>
        <w:t>(COTS)</w:t>
      </w:r>
      <w:r>
        <w:rPr>
          <w:spacing w:val="35"/>
          <w:w w:val="110"/>
        </w:rPr>
        <w:t xml:space="preserve"> </w:t>
      </w:r>
      <w:r>
        <w:rPr>
          <w:w w:val="110"/>
        </w:rPr>
        <w:t>components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are</w:t>
      </w:r>
      <w:r>
        <w:rPr>
          <w:spacing w:val="35"/>
          <w:w w:val="110"/>
        </w:rPr>
        <w:t xml:space="preserve"> </w:t>
      </w:r>
      <w:r>
        <w:rPr>
          <w:w w:val="110"/>
        </w:rPr>
        <w:t>often</w:t>
      </w:r>
      <w:r>
        <w:rPr>
          <w:spacing w:val="35"/>
          <w:w w:val="110"/>
        </w:rPr>
        <w:t xml:space="preserve"> </w:t>
      </w:r>
      <w:r>
        <w:rPr>
          <w:w w:val="110"/>
        </w:rPr>
        <w:t>connected</w:t>
      </w:r>
      <w:r>
        <w:rPr>
          <w:spacing w:val="35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each</w:t>
      </w:r>
      <w:r>
        <w:rPr>
          <w:spacing w:val="35"/>
          <w:w w:val="110"/>
        </w:rPr>
        <w:t xml:space="preserve"> </w:t>
      </w:r>
      <w:r>
        <w:rPr>
          <w:w w:val="110"/>
        </w:rPr>
        <w:t>other</w:t>
      </w:r>
      <w:r>
        <w:rPr>
          <w:spacing w:val="35"/>
          <w:w w:val="110"/>
        </w:rPr>
        <w:t xml:space="preserve"> </w:t>
      </w:r>
      <w:r>
        <w:rPr>
          <w:w w:val="110"/>
        </w:rPr>
        <w:t>or</w:t>
      </w:r>
      <w:r>
        <w:rPr>
          <w:spacing w:val="35"/>
          <w:w w:val="110"/>
        </w:rPr>
        <w:t xml:space="preserve"> </w:t>
      </w:r>
      <w:r>
        <w:rPr>
          <w:w w:val="110"/>
        </w:rPr>
        <w:t>even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the Internet, they are exposed to additional attack surfaces, often overturning </w:t>
      </w:r>
      <w:proofErr w:type="gramStart"/>
      <w:r>
        <w:rPr>
          <w:w w:val="110"/>
        </w:rPr>
        <w:t>all of</w:t>
      </w:r>
      <w:proofErr w:type="gramEnd"/>
      <w:r>
        <w:rPr>
          <w:w w:val="110"/>
        </w:rPr>
        <w:t xml:space="preserve"> the aforementioned</w:t>
      </w:r>
      <w:r>
        <w:rPr>
          <w:spacing w:val="1"/>
          <w:w w:val="110"/>
        </w:rPr>
        <w:t xml:space="preserve"> </w:t>
      </w:r>
      <w:r>
        <w:rPr>
          <w:w w:val="110"/>
        </w:rPr>
        <w:t>beliefs.</w:t>
      </w:r>
      <w:r>
        <w:rPr>
          <w:spacing w:val="15"/>
          <w:w w:val="110"/>
        </w:rPr>
        <w:t xml:space="preserve"> </w:t>
      </w:r>
      <w:proofErr w:type="gramStart"/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number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proofErr w:type="gramEnd"/>
      <w:r>
        <w:rPr>
          <w:spacing w:val="-6"/>
          <w:w w:val="110"/>
        </w:rPr>
        <w:t xml:space="preserve"> </w:t>
      </w:r>
      <w:r>
        <w:rPr>
          <w:w w:val="110"/>
        </w:rPr>
        <w:t>high-profile</w:t>
      </w:r>
      <w:r>
        <w:rPr>
          <w:spacing w:val="-7"/>
          <w:w w:val="110"/>
        </w:rPr>
        <w:t xml:space="preserve"> </w:t>
      </w:r>
      <w:r>
        <w:rPr>
          <w:w w:val="110"/>
        </w:rPr>
        <w:t>attacks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industrial</w:t>
      </w:r>
      <w:r>
        <w:rPr>
          <w:spacing w:val="-7"/>
          <w:w w:val="110"/>
        </w:rPr>
        <w:t xml:space="preserve"> </w:t>
      </w:r>
      <w:r>
        <w:rPr>
          <w:w w:val="110"/>
        </w:rPr>
        <w:t>control</w:t>
      </w:r>
      <w:r>
        <w:rPr>
          <w:spacing w:val="-6"/>
          <w:w w:val="110"/>
        </w:rPr>
        <w:t xml:space="preserve"> </w:t>
      </w:r>
      <w:r>
        <w:rPr>
          <w:w w:val="110"/>
        </w:rPr>
        <w:t>systems</w:t>
      </w:r>
      <w:r>
        <w:rPr>
          <w:spacing w:val="-7"/>
          <w:w w:val="110"/>
        </w:rPr>
        <w:t xml:space="preserve"> </w:t>
      </w:r>
      <w:r>
        <w:rPr>
          <w:w w:val="110"/>
        </w:rPr>
        <w:t>(e.g.,</w:t>
      </w:r>
      <w:r>
        <w:rPr>
          <w:spacing w:val="-5"/>
          <w:w w:val="110"/>
        </w:rPr>
        <w:t xml:space="preserve"> </w:t>
      </w:r>
      <w:r>
        <w:rPr>
          <w:w w:val="110"/>
        </w:rPr>
        <w:t>Stuxnet</w:t>
      </w:r>
      <w:r>
        <w:rPr>
          <w:spacing w:val="-7"/>
          <w:w w:val="110"/>
        </w:rPr>
        <w:t xml:space="preserve"> </w:t>
      </w:r>
      <w:r>
        <w:rPr>
          <w:w w:val="110"/>
        </w:rPr>
        <w:t>[3],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BlackEnergy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[4]),</w:t>
      </w:r>
      <w:r>
        <w:rPr>
          <w:spacing w:val="-53"/>
          <w:w w:val="110"/>
        </w:rPr>
        <w:t xml:space="preserve"> </w:t>
      </w:r>
      <w:r>
        <w:rPr>
          <w:w w:val="105"/>
        </w:rPr>
        <w:t xml:space="preserve">attack demonstrations by researchers on automobiles [5, 6], </w:t>
      </w:r>
      <w:proofErr w:type="spellStart"/>
      <w:r>
        <w:rPr>
          <w:w w:val="105"/>
        </w:rPr>
        <w:t>avionic</w:t>
      </w:r>
      <w:proofErr w:type="spellEnd"/>
      <w:r>
        <w:rPr>
          <w:w w:val="105"/>
        </w:rPr>
        <w:t xml:space="preserve"> systems [7], drones [8, 9], and medical</w:t>
      </w:r>
      <w:r>
        <w:rPr>
          <w:spacing w:val="1"/>
          <w:w w:val="105"/>
        </w:rPr>
        <w:t xml:space="preserve"> </w:t>
      </w:r>
      <w:r>
        <w:rPr>
          <w:w w:val="110"/>
        </w:rPr>
        <w:t xml:space="preserve">devices [10] have shown that the threat is real and such systems are vulnerable to </w:t>
      </w:r>
      <w:proofErr w:type="spellStart"/>
      <w:r>
        <w:rPr>
          <w:w w:val="110"/>
        </w:rPr>
        <w:t>cyber attacks</w:t>
      </w:r>
      <w:proofErr w:type="spellEnd"/>
      <w:r>
        <w:rPr>
          <w:w w:val="110"/>
        </w:rPr>
        <w:t>. Given the</w:t>
      </w:r>
      <w:r>
        <w:rPr>
          <w:spacing w:val="-52"/>
          <w:w w:val="110"/>
        </w:rPr>
        <w:t xml:space="preserve"> </w:t>
      </w:r>
      <w:r>
        <w:rPr>
          <w:w w:val="110"/>
        </w:rPr>
        <w:t>increasing</w:t>
      </w:r>
      <w:r>
        <w:rPr>
          <w:spacing w:val="24"/>
          <w:w w:val="110"/>
        </w:rPr>
        <w:t xml:space="preserve"> </w:t>
      </w:r>
      <w:r>
        <w:rPr>
          <w:w w:val="110"/>
        </w:rPr>
        <w:t>security</w:t>
      </w:r>
      <w:r>
        <w:rPr>
          <w:spacing w:val="25"/>
          <w:w w:val="110"/>
        </w:rPr>
        <w:t xml:space="preserve"> </w:t>
      </w:r>
      <w:r>
        <w:rPr>
          <w:w w:val="110"/>
        </w:rPr>
        <w:t>risks,</w:t>
      </w:r>
      <w:r>
        <w:rPr>
          <w:spacing w:val="31"/>
          <w:w w:val="110"/>
        </w:rPr>
        <w:t xml:space="preserve"> </w:t>
      </w:r>
      <w:r>
        <w:rPr>
          <w:w w:val="110"/>
        </w:rPr>
        <w:t>it</w:t>
      </w:r>
      <w:r>
        <w:rPr>
          <w:spacing w:val="25"/>
          <w:w w:val="110"/>
        </w:rPr>
        <w:t xml:space="preserve"> </w:t>
      </w:r>
      <w:r>
        <w:rPr>
          <w:w w:val="110"/>
        </w:rPr>
        <w:t>is</w:t>
      </w:r>
      <w:r>
        <w:rPr>
          <w:spacing w:val="24"/>
          <w:w w:val="110"/>
        </w:rPr>
        <w:t xml:space="preserve"> </w:t>
      </w:r>
      <w:r>
        <w:rPr>
          <w:w w:val="110"/>
        </w:rPr>
        <w:t>essential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have</w:t>
      </w:r>
      <w:r>
        <w:rPr>
          <w:spacing w:val="24"/>
          <w:w w:val="110"/>
        </w:rPr>
        <w:t xml:space="preserve"> </w:t>
      </w:r>
      <w:r>
        <w:rPr>
          <w:w w:val="110"/>
        </w:rPr>
        <w:t>a</w:t>
      </w:r>
      <w:r>
        <w:rPr>
          <w:spacing w:val="25"/>
          <w:w w:val="110"/>
        </w:rPr>
        <w:t xml:space="preserve"> </w:t>
      </w:r>
      <w:r>
        <w:rPr>
          <w:w w:val="110"/>
        </w:rPr>
        <w:t>layered</w:t>
      </w:r>
      <w:r>
        <w:rPr>
          <w:spacing w:val="24"/>
          <w:w w:val="110"/>
        </w:rPr>
        <w:t xml:space="preserve"> </w:t>
      </w:r>
      <w:r>
        <w:rPr>
          <w:w w:val="110"/>
        </w:rPr>
        <w:t>defense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integrate</w:t>
      </w:r>
      <w:r>
        <w:rPr>
          <w:spacing w:val="25"/>
          <w:w w:val="110"/>
        </w:rPr>
        <w:t xml:space="preserve"> </w:t>
      </w:r>
      <w:r>
        <w:rPr>
          <w:w w:val="110"/>
        </w:rPr>
        <w:t>resilience</w:t>
      </w:r>
      <w:r>
        <w:rPr>
          <w:spacing w:val="24"/>
          <w:w w:val="110"/>
        </w:rPr>
        <w:t xml:space="preserve"> </w:t>
      </w:r>
      <w:r>
        <w:rPr>
          <w:w w:val="110"/>
        </w:rPr>
        <w:t>against</w:t>
      </w:r>
      <w:r>
        <w:rPr>
          <w:spacing w:val="25"/>
          <w:w w:val="110"/>
        </w:rPr>
        <w:t xml:space="preserve"> </w:t>
      </w:r>
      <w:r>
        <w:rPr>
          <w:w w:val="110"/>
        </w:rPr>
        <w:t>cyber</w:t>
      </w:r>
    </w:p>
    <w:p w14:paraId="50B9A87F" w14:textId="77777777" w:rsidR="00F85719" w:rsidRDefault="00F85719">
      <w:pPr>
        <w:pStyle w:val="BodyText"/>
        <w:kinsoku w:val="0"/>
        <w:overflowPunct w:val="0"/>
        <w:spacing w:before="26" w:line="268" w:lineRule="auto"/>
        <w:ind w:left="120" w:right="117"/>
        <w:jc w:val="both"/>
        <w:rPr>
          <w:w w:val="110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space="720" w:equalWidth="0">
            <w:col w:w="9600"/>
          </w:cols>
          <w:noEndnote/>
        </w:sectPr>
      </w:pPr>
    </w:p>
    <w:p w14:paraId="7D81FF40" w14:textId="77777777" w:rsidR="00F85719" w:rsidRDefault="00D251A0">
      <w:pPr>
        <w:pStyle w:val="BodyText"/>
        <w:kinsoku w:val="0"/>
        <w:overflowPunct w:val="0"/>
        <w:spacing w:before="72" w:line="268" w:lineRule="auto"/>
        <w:ind w:left="120" w:right="117"/>
        <w:jc w:val="both"/>
        <w:rPr>
          <w:w w:val="105"/>
        </w:rPr>
      </w:pPr>
      <w:r>
        <w:rPr>
          <w:w w:val="105"/>
        </w:rPr>
        <w:lastRenderedPageBreak/>
        <w:t>attacks</w:t>
      </w:r>
      <w:r>
        <w:rPr>
          <w:spacing w:val="1"/>
          <w:w w:val="105"/>
        </w:rPr>
        <w:t xml:space="preserve"> </w:t>
      </w:r>
      <w:r>
        <w:rPr>
          <w:w w:val="105"/>
        </w:rPr>
        <w:t>into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design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embedded</w:t>
      </w:r>
      <w:r>
        <w:rPr>
          <w:spacing w:val="1"/>
          <w:w w:val="105"/>
        </w:rPr>
        <w:t xml:space="preserve"> </w:t>
      </w:r>
      <w:r>
        <w:rPr>
          <w:w w:val="105"/>
        </w:rPr>
        <w:t>RTS.</w:t>
      </w:r>
      <w:r>
        <w:rPr>
          <w:spacing w:val="1"/>
          <w:w w:val="105"/>
        </w:rPr>
        <w:t xml:space="preserve"> </w:t>
      </w:r>
      <w:r>
        <w:rPr>
          <w:w w:val="105"/>
        </w:rPr>
        <w:t>However,</w:t>
      </w:r>
      <w:r>
        <w:rPr>
          <w:spacing w:val="1"/>
          <w:w w:val="105"/>
        </w:rPr>
        <w:t xml:space="preserve"> </w:t>
      </w:r>
      <w:r>
        <w:rPr>
          <w:w w:val="105"/>
        </w:rPr>
        <w:t>stringent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timing  constraints</w:t>
      </w:r>
      <w:proofErr w:type="gramEnd"/>
      <w:r>
        <w:rPr>
          <w:w w:val="105"/>
        </w:rPr>
        <w:t xml:space="preserve">  severely  inhibit  how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security solutions can be added to RTS; for instance, the </w:t>
      </w:r>
      <w:r>
        <w:rPr>
          <w:i/>
          <w:iCs/>
          <w:w w:val="105"/>
        </w:rPr>
        <w:t>protection methods should not cause any timing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problems</w:t>
      </w:r>
      <w:r>
        <w:rPr>
          <w:w w:val="105"/>
        </w:rPr>
        <w:t>.</w:t>
      </w:r>
    </w:p>
    <w:p w14:paraId="7F2A48C3" w14:textId="77777777" w:rsidR="00F85719" w:rsidRDefault="003C5D07">
      <w:pPr>
        <w:pStyle w:val="BodyText"/>
        <w:kinsoku w:val="0"/>
        <w:overflowPunct w:val="0"/>
        <w:spacing w:before="57" w:line="268" w:lineRule="auto"/>
        <w:ind w:left="120" w:right="117"/>
        <w:jc w:val="both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0" allowOverlap="1" wp14:anchorId="0DB11FE9" wp14:editId="5F21DECC">
                <wp:simplePos x="0" y="0"/>
                <wp:positionH relativeFrom="page">
                  <wp:posOffset>916940</wp:posOffset>
                </wp:positionH>
                <wp:positionV relativeFrom="paragraph">
                  <wp:posOffset>2532380</wp:posOffset>
                </wp:positionV>
                <wp:extent cx="5939155" cy="1076960"/>
                <wp:effectExtent l="0" t="0" r="4445" b="2540"/>
                <wp:wrapTopAndBottom/>
                <wp:docPr id="29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9155" cy="10769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EFE4F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before="60"/>
                              <w:ind w:left="199"/>
                              <w:rPr>
                                <w:color w:val="000000"/>
                                <w:w w:val="11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Hence,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proposal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focuses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addressing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research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questions.</w:t>
                            </w:r>
                          </w:p>
                          <w:p w14:paraId="416EFA6F" w14:textId="77777777" w:rsidR="00F85719" w:rsidRDefault="00D251A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8"/>
                              </w:tabs>
                              <w:kinsoku w:val="0"/>
                              <w:overflowPunct w:val="0"/>
                              <w:spacing w:before="26"/>
                              <w:ind w:hanging="222"/>
                              <w:rPr>
                                <w:color w:val="000000"/>
                                <w:w w:val="105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integrate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characterize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effects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security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RTS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especially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those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designed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105"/>
                              </w:rPr>
                              <w:t>using</w:t>
                            </w:r>
                            <w:proofErr w:type="gramEnd"/>
                          </w:p>
                          <w:p w14:paraId="598A5714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before="27"/>
                              <w:ind w:left="487"/>
                              <w:rPr>
                                <w:color w:val="000000"/>
                                <w:w w:val="105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multicore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chips?</w:t>
                            </w:r>
                          </w:p>
                          <w:p w14:paraId="2B3B838B" w14:textId="77777777" w:rsidR="00F85719" w:rsidRDefault="00D251A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8"/>
                              </w:tabs>
                              <w:kinsoku w:val="0"/>
                              <w:overflowPunct w:val="0"/>
                              <w:spacing w:before="27" w:line="268" w:lineRule="auto"/>
                              <w:ind w:right="197"/>
                              <w:rPr>
                                <w:color w:val="000000"/>
                                <w:w w:val="11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10"/>
                              </w:rPr>
                              <w:t>trade-offs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security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timing</w:t>
                            </w:r>
                            <w:r>
                              <w:rPr>
                                <w:color w:val="000000"/>
                                <w:spacing w:val="-1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requirements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guaranteeing</w:t>
                            </w:r>
                            <w:r>
                              <w:rPr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10"/>
                              </w:rPr>
                              <w:t>no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10"/>
                              </w:rPr>
                              <w:t>(or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10"/>
                              </w:rPr>
                              <w:t>minimal)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5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10"/>
                              </w:rPr>
                              <w:t>perturbations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real-time</w:t>
                            </w:r>
                            <w:r>
                              <w:rPr>
                                <w:color w:val="000000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properties?</w:t>
                            </w:r>
                          </w:p>
                          <w:p w14:paraId="253226D7" w14:textId="77777777" w:rsidR="00F85719" w:rsidRDefault="00D251A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88"/>
                              </w:tabs>
                              <w:kinsoku w:val="0"/>
                              <w:overflowPunct w:val="0"/>
                              <w:spacing w:line="228" w:lineRule="exact"/>
                              <w:ind w:hanging="222"/>
                              <w:rPr>
                                <w:color w:val="000000"/>
                                <w:w w:val="105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performance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criteria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w w:val="105"/>
                              </w:rPr>
                              <w:t>metrics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need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considered?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11FE9" id="Text Box 223" o:spid="_x0000_s1233" type="#_x0000_t202" style="position:absolute;left:0;text-align:left;margin-left:72.2pt;margin-top:199.4pt;width:467.65pt;height:84.8pt;z-index: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" o:allowincell="f" fillcolor="#f2f2f2" strokeweight=".14039mm">
                <v:path arrowok="t"/>
                <v:textbox inset="0,0,0,0">
                  <w:txbxContent>
                    <w:p w14:paraId="30FEFE4F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before="60"/>
                        <w:ind w:left="199"/>
                        <w:rPr>
                          <w:color w:val="000000"/>
                          <w:w w:val="11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Hence,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our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proposal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focuses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addressing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following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research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questions.</w:t>
                      </w:r>
                    </w:p>
                    <w:p w14:paraId="416EFA6F" w14:textId="77777777" w:rsidR="00000000" w:rsidRDefault="00D251A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88"/>
                        </w:tabs>
                        <w:kinsoku w:val="0"/>
                        <w:overflowPunct w:val="0"/>
                        <w:spacing w:before="26"/>
                        <w:ind w:hanging="222"/>
                        <w:rPr>
                          <w:color w:val="000000"/>
                          <w:w w:val="105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How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integrate</w:t>
                      </w:r>
                      <w:r>
                        <w:rPr>
                          <w:i/>
                          <w:iCs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characterize</w:t>
                      </w:r>
                      <w:r>
                        <w:rPr>
                          <w:i/>
                          <w:iCs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i/>
                          <w:iCs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effects</w:t>
                      </w:r>
                      <w:r>
                        <w:rPr>
                          <w:i/>
                          <w:iCs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of</w:t>
                      </w:r>
                      <w:r>
                        <w:rPr>
                          <w:i/>
                          <w:iCs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security</w:t>
                      </w:r>
                      <w:r>
                        <w:rPr>
                          <w:i/>
                          <w:iCs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RTS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especially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those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designed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using</w:t>
                      </w:r>
                    </w:p>
                    <w:p w14:paraId="598A5714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before="27"/>
                        <w:ind w:left="487"/>
                        <w:rPr>
                          <w:color w:val="000000"/>
                          <w:w w:val="105"/>
                        </w:rPr>
                      </w:pP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multicore</w:t>
                      </w:r>
                      <w:r>
                        <w:rPr>
                          <w:i/>
                          <w:iCs/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chips?</w:t>
                      </w:r>
                    </w:p>
                    <w:p w14:paraId="2B3B838B" w14:textId="77777777" w:rsidR="00000000" w:rsidRDefault="00D251A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88"/>
                        </w:tabs>
                        <w:kinsoku w:val="0"/>
                        <w:overflowPunct w:val="0"/>
                        <w:spacing w:before="27" w:line="268" w:lineRule="auto"/>
                        <w:ind w:right="197"/>
                        <w:rPr>
                          <w:color w:val="000000"/>
                          <w:w w:val="11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What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are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10"/>
                        </w:rPr>
                        <w:t>trade-offs</w:t>
                      </w:r>
                      <w:r>
                        <w:rPr>
                          <w:i/>
                          <w:iCs/>
                          <w:color w:val="000000"/>
                          <w:spacing w:val="-1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on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security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and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timing</w:t>
                      </w:r>
                      <w:r>
                        <w:rPr>
                          <w:color w:val="000000"/>
                          <w:spacing w:val="-1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requirements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while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guaranteeing</w:t>
                      </w:r>
                      <w:r>
                        <w:rPr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10"/>
                        </w:rPr>
                        <w:t>no</w:t>
                      </w:r>
                      <w:r>
                        <w:rPr>
                          <w:i/>
                          <w:iCs/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10"/>
                        </w:rPr>
                        <w:t>(or</w:t>
                      </w:r>
                      <w:r>
                        <w:rPr>
                          <w:i/>
                          <w:iCs/>
                          <w:color w:val="000000"/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10"/>
                        </w:rPr>
                        <w:t>minimal)</w:t>
                      </w:r>
                      <w:r>
                        <w:rPr>
                          <w:i/>
                          <w:iCs/>
                          <w:color w:val="000000"/>
                          <w:spacing w:val="-52"/>
                          <w:w w:val="11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10"/>
                        </w:rPr>
                        <w:t>perturbations</w:t>
                      </w:r>
                      <w:r>
                        <w:rPr>
                          <w:i/>
                          <w:iCs/>
                          <w:color w:val="000000"/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real-time</w:t>
                      </w:r>
                      <w:r>
                        <w:rPr>
                          <w:color w:val="000000"/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properties?</w:t>
                      </w:r>
                    </w:p>
                    <w:p w14:paraId="253226D7" w14:textId="77777777" w:rsidR="00000000" w:rsidRDefault="00D251A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88"/>
                        </w:tabs>
                        <w:kinsoku w:val="0"/>
                        <w:overflowPunct w:val="0"/>
                        <w:spacing w:line="228" w:lineRule="exact"/>
                        <w:ind w:hanging="222"/>
                        <w:rPr>
                          <w:color w:val="000000"/>
                          <w:w w:val="105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performance</w:t>
                      </w:r>
                      <w:r>
                        <w:rPr>
                          <w:i/>
                          <w:iCs/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criteria</w:t>
                      </w:r>
                      <w:r>
                        <w:rPr>
                          <w:i/>
                          <w:iCs/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i/>
                          <w:iCs/>
                          <w:color w:val="000000"/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/>
                          <w:w w:val="105"/>
                        </w:rPr>
                        <w:t>metrics</w:t>
                      </w:r>
                      <w:r>
                        <w:rPr>
                          <w:i/>
                          <w:iCs/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need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be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considered?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D251A0">
        <w:rPr>
          <w:b/>
          <w:bCs/>
          <w:w w:val="110"/>
        </w:rPr>
        <w:t>Research</w:t>
      </w:r>
      <w:r w:rsidR="00D251A0">
        <w:rPr>
          <w:b/>
          <w:bCs/>
          <w:spacing w:val="1"/>
          <w:w w:val="110"/>
        </w:rPr>
        <w:t xml:space="preserve"> </w:t>
      </w:r>
      <w:r w:rsidR="00D251A0">
        <w:rPr>
          <w:b/>
          <w:bCs/>
          <w:w w:val="110"/>
        </w:rPr>
        <w:t>Questions.</w:t>
      </w:r>
      <w:r w:rsidR="00D251A0">
        <w:rPr>
          <w:b/>
          <w:bCs/>
          <w:spacing w:val="1"/>
          <w:w w:val="110"/>
        </w:rPr>
        <w:t xml:space="preserve"> </w:t>
      </w:r>
      <w:r w:rsidR="00D251A0">
        <w:rPr>
          <w:w w:val="110"/>
        </w:rPr>
        <w:t>Integrating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security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in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RTS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is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not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straightforward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since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monitoring/detection</w:t>
      </w:r>
      <w:r w:rsidR="00D251A0">
        <w:rPr>
          <w:spacing w:val="-52"/>
          <w:w w:val="110"/>
        </w:rPr>
        <w:t xml:space="preserve"> </w:t>
      </w:r>
      <w:r w:rsidR="00D251A0">
        <w:rPr>
          <w:w w:val="110"/>
        </w:rPr>
        <w:t xml:space="preserve">mechanisms must </w:t>
      </w:r>
      <w:r w:rsidR="00D251A0">
        <w:rPr>
          <w:i/>
          <w:iCs/>
          <w:w w:val="110"/>
        </w:rPr>
        <w:t xml:space="preserve">(a) </w:t>
      </w:r>
      <w:r w:rsidR="00D251A0">
        <w:rPr>
          <w:w w:val="110"/>
        </w:rPr>
        <w:t xml:space="preserve">co-execute with existing real-time tasks, </w:t>
      </w:r>
      <w:r w:rsidR="00D251A0">
        <w:rPr>
          <w:i/>
          <w:iCs/>
          <w:w w:val="110"/>
        </w:rPr>
        <w:t xml:space="preserve">(b) </w:t>
      </w:r>
      <w:r w:rsidR="00D251A0">
        <w:rPr>
          <w:w w:val="110"/>
        </w:rPr>
        <w:t>comply with timing/safety constraints,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and</w:t>
      </w:r>
      <w:r w:rsidR="00D251A0">
        <w:rPr>
          <w:spacing w:val="37"/>
          <w:w w:val="110"/>
        </w:rPr>
        <w:t xml:space="preserve"> </w:t>
      </w:r>
      <w:r w:rsidR="00D251A0">
        <w:rPr>
          <w:i/>
          <w:iCs/>
          <w:w w:val="110"/>
        </w:rPr>
        <w:t>(c)</w:t>
      </w:r>
      <w:r w:rsidR="00D251A0">
        <w:rPr>
          <w:i/>
          <w:iCs/>
          <w:spacing w:val="37"/>
          <w:w w:val="110"/>
        </w:rPr>
        <w:t xml:space="preserve"> </w:t>
      </w:r>
      <w:r w:rsidR="00D251A0">
        <w:rPr>
          <w:w w:val="110"/>
        </w:rPr>
        <w:t>designed/scheduled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in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a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way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that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an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adversary</w:t>
      </w:r>
      <w:r w:rsidR="00D251A0">
        <w:rPr>
          <w:spacing w:val="38"/>
          <w:w w:val="110"/>
        </w:rPr>
        <w:t xml:space="preserve"> </w:t>
      </w:r>
      <w:r w:rsidR="00D251A0">
        <w:rPr>
          <w:w w:val="110"/>
        </w:rPr>
        <w:t>cannot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easily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evade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them.</w:t>
      </w:r>
      <w:r w:rsidR="00D251A0">
        <w:rPr>
          <w:spacing w:val="18"/>
          <w:w w:val="110"/>
        </w:rPr>
        <w:t xml:space="preserve"> </w:t>
      </w:r>
      <w:r w:rsidR="00D251A0">
        <w:rPr>
          <w:w w:val="110"/>
        </w:rPr>
        <w:t>For</w:t>
      </w:r>
      <w:r w:rsidR="00D251A0">
        <w:rPr>
          <w:spacing w:val="37"/>
          <w:w w:val="110"/>
        </w:rPr>
        <w:t xml:space="preserve"> </w:t>
      </w:r>
      <w:r w:rsidR="00D251A0">
        <w:rPr>
          <w:w w:val="110"/>
        </w:rPr>
        <w:t>instance,</w:t>
      </w:r>
      <w:r w:rsidR="00D251A0">
        <w:rPr>
          <w:spacing w:val="47"/>
          <w:w w:val="110"/>
        </w:rPr>
        <w:t xml:space="preserve"> </w:t>
      </w:r>
      <w:r w:rsidR="00D251A0">
        <w:rPr>
          <w:i/>
          <w:iCs/>
          <w:w w:val="110"/>
        </w:rPr>
        <w:t>how</w:t>
      </w:r>
      <w:r w:rsidR="00D251A0">
        <w:rPr>
          <w:i/>
          <w:iCs/>
          <w:spacing w:val="-53"/>
          <w:w w:val="110"/>
        </w:rPr>
        <w:t xml:space="preserve"> </w:t>
      </w:r>
      <w:r w:rsidR="00D251A0">
        <w:rPr>
          <w:i/>
          <w:iCs/>
          <w:w w:val="105"/>
        </w:rPr>
        <w:t>often and how long should a monitoring and detection task run to be effective but not interfere with real-time,</w:t>
      </w:r>
      <w:r w:rsidR="00D251A0">
        <w:rPr>
          <w:i/>
          <w:iCs/>
          <w:spacing w:val="1"/>
          <w:w w:val="105"/>
        </w:rPr>
        <w:t xml:space="preserve"> </w:t>
      </w:r>
      <w:r w:rsidR="00D251A0">
        <w:rPr>
          <w:i/>
          <w:iCs/>
          <w:spacing w:val="-1"/>
          <w:w w:val="110"/>
        </w:rPr>
        <w:t xml:space="preserve">control, or other safety-critical </w:t>
      </w:r>
      <w:r w:rsidR="00D251A0">
        <w:rPr>
          <w:i/>
          <w:iCs/>
          <w:w w:val="110"/>
        </w:rPr>
        <w:t xml:space="preserve">tasks? </w:t>
      </w:r>
      <w:r w:rsidR="00D251A0">
        <w:rPr>
          <w:w w:val="110"/>
        </w:rPr>
        <w:t xml:space="preserve">How do we execute monitoring tasks in a </w:t>
      </w:r>
      <w:r w:rsidR="00D251A0">
        <w:rPr>
          <w:i/>
          <w:iCs/>
          <w:w w:val="110"/>
        </w:rPr>
        <w:t xml:space="preserve">tamper-proof manner </w:t>
      </w:r>
      <w:r w:rsidR="00D251A0">
        <w:rPr>
          <w:w w:val="110"/>
        </w:rPr>
        <w:t>and</w:t>
      </w:r>
      <w:r w:rsidR="00D251A0">
        <w:rPr>
          <w:spacing w:val="-52"/>
          <w:w w:val="110"/>
        </w:rPr>
        <w:t xml:space="preserve"> </w:t>
      </w:r>
      <w:r w:rsidR="00D251A0">
        <w:rPr>
          <w:w w:val="110"/>
        </w:rPr>
        <w:t>ensure their functional correctness? The challenge is then, to develop solutions that address the apparent</w:t>
      </w:r>
      <w:r w:rsidR="00D251A0">
        <w:rPr>
          <w:spacing w:val="1"/>
          <w:w w:val="110"/>
        </w:rPr>
        <w:t xml:space="preserve"> </w:t>
      </w:r>
      <w:r w:rsidR="00D251A0">
        <w:rPr>
          <w:w w:val="105"/>
        </w:rPr>
        <w:t xml:space="preserve">tension between </w:t>
      </w:r>
      <w:r w:rsidR="00D251A0">
        <w:rPr>
          <w:i/>
          <w:iCs/>
          <w:w w:val="105"/>
        </w:rPr>
        <w:t xml:space="preserve">security requirements </w:t>
      </w:r>
      <w:r w:rsidR="00D251A0">
        <w:rPr>
          <w:w w:val="105"/>
        </w:rPr>
        <w:t>(i.e., having enough cycles and resilience for effective monitoring and</w:t>
      </w:r>
      <w:r w:rsidR="00D251A0">
        <w:rPr>
          <w:spacing w:val="1"/>
          <w:w w:val="105"/>
        </w:rPr>
        <w:t xml:space="preserve"> </w:t>
      </w:r>
      <w:r w:rsidR="00D251A0">
        <w:rPr>
          <w:w w:val="110"/>
        </w:rPr>
        <w:t xml:space="preserve">detection) and the </w:t>
      </w:r>
      <w:r w:rsidR="00D251A0">
        <w:rPr>
          <w:i/>
          <w:iCs/>
          <w:w w:val="110"/>
        </w:rPr>
        <w:t xml:space="preserve">timing and safety requirements </w:t>
      </w:r>
      <w:r w:rsidR="00D251A0">
        <w:rPr>
          <w:w w:val="110"/>
        </w:rPr>
        <w:t>(i.e., not interfere with deadlines).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Although RTS have</w:t>
      </w:r>
      <w:r w:rsidR="00D251A0">
        <w:rPr>
          <w:spacing w:val="1"/>
          <w:w w:val="110"/>
        </w:rPr>
        <w:t xml:space="preserve"> </w:t>
      </w:r>
      <w:r w:rsidR="00D251A0">
        <w:rPr>
          <w:spacing w:val="-1"/>
          <w:w w:val="110"/>
        </w:rPr>
        <w:t>traditionally</w:t>
      </w:r>
      <w:r w:rsidR="00D251A0">
        <w:rPr>
          <w:spacing w:val="-12"/>
          <w:w w:val="110"/>
        </w:rPr>
        <w:t xml:space="preserve"> </w:t>
      </w:r>
      <w:r w:rsidR="00D251A0">
        <w:rPr>
          <w:spacing w:val="-1"/>
          <w:w w:val="110"/>
        </w:rPr>
        <w:t>been</w:t>
      </w:r>
      <w:r w:rsidR="00D251A0">
        <w:rPr>
          <w:spacing w:val="-12"/>
          <w:w w:val="110"/>
        </w:rPr>
        <w:t xml:space="preserve"> </w:t>
      </w:r>
      <w:r w:rsidR="00D251A0">
        <w:rPr>
          <w:spacing w:val="-1"/>
          <w:w w:val="110"/>
        </w:rPr>
        <w:t>designed</w:t>
      </w:r>
      <w:r w:rsidR="00D251A0">
        <w:rPr>
          <w:spacing w:val="-12"/>
          <w:w w:val="110"/>
        </w:rPr>
        <w:t xml:space="preserve"> </w:t>
      </w:r>
      <w:r w:rsidR="00D251A0">
        <w:rPr>
          <w:spacing w:val="-1"/>
          <w:w w:val="110"/>
        </w:rPr>
        <w:t>using</w:t>
      </w:r>
      <w:r w:rsidR="00D251A0">
        <w:rPr>
          <w:spacing w:val="-12"/>
          <w:w w:val="110"/>
        </w:rPr>
        <w:t xml:space="preserve"> </w:t>
      </w:r>
      <w:r w:rsidR="00D251A0">
        <w:rPr>
          <w:spacing w:val="-1"/>
          <w:w w:val="110"/>
        </w:rPr>
        <w:t>single-core</w:t>
      </w:r>
      <w:r w:rsidR="00D251A0">
        <w:rPr>
          <w:spacing w:val="-12"/>
          <w:w w:val="110"/>
        </w:rPr>
        <w:t xml:space="preserve"> </w:t>
      </w:r>
      <w:r w:rsidR="00D251A0">
        <w:rPr>
          <w:w w:val="110"/>
        </w:rPr>
        <w:t>chips,</w:t>
      </w:r>
      <w:r w:rsidR="00D251A0">
        <w:rPr>
          <w:spacing w:val="-12"/>
          <w:w w:val="110"/>
        </w:rPr>
        <w:t xml:space="preserve"> </w:t>
      </w:r>
      <w:r w:rsidR="00D251A0">
        <w:rPr>
          <w:i/>
          <w:iCs/>
          <w:w w:val="110"/>
        </w:rPr>
        <w:t>multicore</w:t>
      </w:r>
      <w:r w:rsidR="00D251A0">
        <w:rPr>
          <w:i/>
          <w:iCs/>
          <w:spacing w:val="-12"/>
          <w:w w:val="110"/>
        </w:rPr>
        <w:t xml:space="preserve"> </w:t>
      </w:r>
      <w:r w:rsidR="00D251A0">
        <w:rPr>
          <w:i/>
          <w:iCs/>
          <w:w w:val="110"/>
        </w:rPr>
        <w:t>platforms</w:t>
      </w:r>
      <w:r w:rsidR="00D251A0">
        <w:rPr>
          <w:i/>
          <w:iCs/>
          <w:spacing w:val="-12"/>
          <w:w w:val="110"/>
        </w:rPr>
        <w:t xml:space="preserve"> </w:t>
      </w:r>
      <w:r w:rsidR="00D251A0">
        <w:rPr>
          <w:w w:val="110"/>
        </w:rPr>
        <w:t>are</w:t>
      </w:r>
      <w:r w:rsidR="00D251A0">
        <w:rPr>
          <w:spacing w:val="-12"/>
          <w:w w:val="110"/>
        </w:rPr>
        <w:t xml:space="preserve"> </w:t>
      </w:r>
      <w:r w:rsidR="00D251A0">
        <w:rPr>
          <w:w w:val="110"/>
        </w:rPr>
        <w:t>becoming</w:t>
      </w:r>
      <w:r w:rsidR="00D251A0">
        <w:rPr>
          <w:spacing w:val="-12"/>
          <w:w w:val="110"/>
        </w:rPr>
        <w:t xml:space="preserve"> </w:t>
      </w:r>
      <w:r w:rsidR="00D251A0">
        <w:rPr>
          <w:w w:val="110"/>
        </w:rPr>
        <w:t>increasingly</w:t>
      </w:r>
      <w:r w:rsidR="00D251A0">
        <w:rPr>
          <w:spacing w:val="-12"/>
          <w:w w:val="110"/>
        </w:rPr>
        <w:t xml:space="preserve"> </w:t>
      </w:r>
      <w:r w:rsidR="00D251A0">
        <w:rPr>
          <w:w w:val="110"/>
        </w:rPr>
        <w:t>common</w:t>
      </w:r>
      <w:r w:rsidR="00D251A0">
        <w:rPr>
          <w:spacing w:val="-53"/>
          <w:w w:val="110"/>
        </w:rPr>
        <w:t xml:space="preserve"> </w:t>
      </w:r>
      <w:r w:rsidR="00D251A0">
        <w:rPr>
          <w:w w:val="110"/>
        </w:rPr>
        <w:t>since</w:t>
      </w:r>
      <w:r w:rsidR="00D251A0">
        <w:rPr>
          <w:spacing w:val="33"/>
          <w:w w:val="110"/>
        </w:rPr>
        <w:t xml:space="preserve"> </w:t>
      </w:r>
      <w:r w:rsidR="00D251A0">
        <w:rPr>
          <w:w w:val="110"/>
        </w:rPr>
        <w:t>they</w:t>
      </w:r>
      <w:r w:rsidR="00D251A0">
        <w:rPr>
          <w:spacing w:val="34"/>
          <w:w w:val="110"/>
        </w:rPr>
        <w:t xml:space="preserve"> </w:t>
      </w:r>
      <w:r w:rsidR="00D251A0">
        <w:rPr>
          <w:w w:val="110"/>
        </w:rPr>
        <w:t>provide</w:t>
      </w:r>
      <w:r w:rsidR="00D251A0">
        <w:rPr>
          <w:spacing w:val="33"/>
          <w:w w:val="110"/>
        </w:rPr>
        <w:t xml:space="preserve"> </w:t>
      </w:r>
      <w:r w:rsidR="00D251A0">
        <w:rPr>
          <w:w w:val="110"/>
        </w:rPr>
        <w:t>better</w:t>
      </w:r>
      <w:r w:rsidR="00D251A0">
        <w:rPr>
          <w:spacing w:val="34"/>
          <w:w w:val="110"/>
        </w:rPr>
        <w:t xml:space="preserve"> </w:t>
      </w:r>
      <w:r w:rsidR="00D251A0">
        <w:rPr>
          <w:w w:val="110"/>
        </w:rPr>
        <w:t>performance</w:t>
      </w:r>
      <w:r w:rsidR="00D251A0">
        <w:rPr>
          <w:spacing w:val="33"/>
          <w:w w:val="110"/>
        </w:rPr>
        <w:t xml:space="preserve"> </w:t>
      </w:r>
      <w:r w:rsidR="00D251A0">
        <w:rPr>
          <w:w w:val="110"/>
        </w:rPr>
        <w:t>and</w:t>
      </w:r>
      <w:r w:rsidR="00D251A0">
        <w:rPr>
          <w:spacing w:val="34"/>
          <w:w w:val="110"/>
        </w:rPr>
        <w:t xml:space="preserve"> </w:t>
      </w:r>
      <w:r w:rsidR="00D251A0">
        <w:rPr>
          <w:w w:val="110"/>
        </w:rPr>
        <w:t>energy</w:t>
      </w:r>
      <w:r w:rsidR="00D251A0">
        <w:rPr>
          <w:spacing w:val="33"/>
          <w:w w:val="110"/>
        </w:rPr>
        <w:t xml:space="preserve"> </w:t>
      </w:r>
      <w:r w:rsidR="00D251A0">
        <w:rPr>
          <w:w w:val="110"/>
        </w:rPr>
        <w:t>efficiency</w:t>
      </w:r>
      <w:r w:rsidR="00D251A0">
        <w:rPr>
          <w:spacing w:val="34"/>
          <w:w w:val="110"/>
        </w:rPr>
        <w:t xml:space="preserve"> </w:t>
      </w:r>
      <w:r w:rsidR="00D251A0">
        <w:rPr>
          <w:w w:val="110"/>
        </w:rPr>
        <w:t>[11,</w:t>
      </w:r>
      <w:r w:rsidR="00D251A0">
        <w:rPr>
          <w:spacing w:val="-4"/>
          <w:w w:val="110"/>
        </w:rPr>
        <w:t xml:space="preserve"> </w:t>
      </w:r>
      <w:r w:rsidR="00D251A0">
        <w:rPr>
          <w:w w:val="110"/>
        </w:rPr>
        <w:t>12].</w:t>
      </w:r>
      <w:r w:rsidR="00D251A0">
        <w:rPr>
          <w:spacing w:val="17"/>
          <w:w w:val="110"/>
        </w:rPr>
        <w:t xml:space="preserve"> </w:t>
      </w:r>
      <w:r w:rsidR="00D251A0">
        <w:rPr>
          <w:w w:val="110"/>
        </w:rPr>
        <w:t>Security</w:t>
      </w:r>
      <w:r w:rsidR="00D251A0">
        <w:rPr>
          <w:spacing w:val="34"/>
          <w:w w:val="110"/>
        </w:rPr>
        <w:t xml:space="preserve"> </w:t>
      </w:r>
      <w:r w:rsidR="00D251A0">
        <w:rPr>
          <w:w w:val="110"/>
        </w:rPr>
        <w:t>integration</w:t>
      </w:r>
      <w:r w:rsidR="00D251A0">
        <w:rPr>
          <w:spacing w:val="33"/>
          <w:w w:val="110"/>
        </w:rPr>
        <w:t xml:space="preserve"> </w:t>
      </w:r>
      <w:r w:rsidR="00D251A0">
        <w:rPr>
          <w:w w:val="110"/>
        </w:rPr>
        <w:t>techniques</w:t>
      </w:r>
      <w:r w:rsidR="00D251A0">
        <w:rPr>
          <w:spacing w:val="-53"/>
          <w:w w:val="110"/>
        </w:rPr>
        <w:t xml:space="preserve"> </w:t>
      </w:r>
      <w:r w:rsidR="00D251A0">
        <w:rPr>
          <w:w w:val="110"/>
        </w:rPr>
        <w:t xml:space="preserve">for multicore RTS even more non-trivial </w:t>
      </w:r>
      <w:proofErr w:type="gramStart"/>
      <w:r w:rsidR="00D251A0">
        <w:rPr>
          <w:w w:val="110"/>
        </w:rPr>
        <w:t>in particular when</w:t>
      </w:r>
      <w:proofErr w:type="gramEnd"/>
      <w:r w:rsidR="00D251A0">
        <w:rPr>
          <w:w w:val="110"/>
        </w:rPr>
        <w:t xml:space="preserve"> considering that </w:t>
      </w:r>
      <w:r w:rsidR="00D251A0">
        <w:rPr>
          <w:i/>
          <w:iCs/>
          <w:w w:val="110"/>
        </w:rPr>
        <w:t xml:space="preserve">(a) </w:t>
      </w:r>
      <w:r w:rsidR="00D251A0">
        <w:rPr>
          <w:w w:val="110"/>
        </w:rPr>
        <w:t>isolation in multicore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systems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is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a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challenge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itself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[12–14]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and</w:t>
      </w:r>
      <w:r w:rsidR="00D251A0">
        <w:rPr>
          <w:spacing w:val="-10"/>
          <w:w w:val="110"/>
        </w:rPr>
        <w:t xml:space="preserve"> </w:t>
      </w:r>
      <w:r w:rsidR="00D251A0">
        <w:rPr>
          <w:i/>
          <w:iCs/>
          <w:w w:val="110"/>
        </w:rPr>
        <w:t>(b)</w:t>
      </w:r>
      <w:r w:rsidR="00D251A0">
        <w:rPr>
          <w:i/>
          <w:iCs/>
          <w:spacing w:val="-9"/>
          <w:w w:val="110"/>
        </w:rPr>
        <w:t xml:space="preserve"> </w:t>
      </w:r>
      <w:r w:rsidR="00D251A0">
        <w:rPr>
          <w:w w:val="110"/>
        </w:rPr>
        <w:t>designers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have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multiple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choices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across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cores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to</w:t>
      </w:r>
      <w:r w:rsidR="00D251A0">
        <w:rPr>
          <w:spacing w:val="-9"/>
          <w:w w:val="110"/>
        </w:rPr>
        <w:t xml:space="preserve"> </w:t>
      </w:r>
      <w:r w:rsidR="00D251A0">
        <w:rPr>
          <w:w w:val="110"/>
        </w:rPr>
        <w:t>retrofit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security</w:t>
      </w:r>
      <w:r w:rsidR="00D251A0">
        <w:rPr>
          <w:spacing w:val="-53"/>
          <w:w w:val="110"/>
        </w:rPr>
        <w:t xml:space="preserve"> </w:t>
      </w:r>
      <w:r w:rsidR="00D251A0">
        <w:rPr>
          <w:w w:val="110"/>
        </w:rPr>
        <w:t>mechanisms.</w:t>
      </w:r>
      <w:r w:rsidR="00D251A0">
        <w:rPr>
          <w:spacing w:val="31"/>
          <w:w w:val="110"/>
        </w:rPr>
        <w:t xml:space="preserve"> </w:t>
      </w:r>
      <w:r w:rsidR="00D251A0">
        <w:rPr>
          <w:w w:val="110"/>
        </w:rPr>
        <w:t>As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an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example,</w:t>
      </w:r>
      <w:r w:rsidR="00D251A0">
        <w:rPr>
          <w:spacing w:val="-2"/>
          <w:w w:val="110"/>
        </w:rPr>
        <w:t xml:space="preserve"> </w:t>
      </w:r>
      <w:r w:rsidR="00D251A0">
        <w:rPr>
          <w:w w:val="110"/>
        </w:rPr>
        <w:t>should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we</w:t>
      </w:r>
      <w:r w:rsidR="00D251A0">
        <w:rPr>
          <w:spacing w:val="-5"/>
          <w:w w:val="110"/>
        </w:rPr>
        <w:t xml:space="preserve"> </w:t>
      </w:r>
      <w:r w:rsidR="00D251A0">
        <w:rPr>
          <w:i/>
          <w:iCs/>
          <w:w w:val="110"/>
        </w:rPr>
        <w:t>(a)</w:t>
      </w:r>
      <w:r w:rsidR="00D251A0">
        <w:rPr>
          <w:i/>
          <w:iCs/>
          <w:spacing w:val="-6"/>
          <w:w w:val="110"/>
        </w:rPr>
        <w:t xml:space="preserve"> </w:t>
      </w:r>
      <w:r w:rsidR="00D251A0">
        <w:rPr>
          <w:i/>
          <w:iCs/>
          <w:w w:val="110"/>
        </w:rPr>
        <w:t>statically</w:t>
      </w:r>
      <w:r w:rsidR="00D251A0">
        <w:rPr>
          <w:i/>
          <w:iCs/>
          <w:spacing w:val="-6"/>
          <w:w w:val="110"/>
        </w:rPr>
        <w:t xml:space="preserve"> </w:t>
      </w:r>
      <w:r w:rsidR="00D251A0">
        <w:rPr>
          <w:i/>
          <w:iCs/>
          <w:w w:val="110"/>
        </w:rPr>
        <w:t>assign</w:t>
      </w:r>
      <w:r w:rsidR="00D251A0">
        <w:rPr>
          <w:i/>
          <w:iCs/>
          <w:spacing w:val="-6"/>
          <w:w w:val="110"/>
        </w:rPr>
        <w:t xml:space="preserve"> </w:t>
      </w:r>
      <w:r w:rsidR="00D251A0">
        <w:rPr>
          <w:i/>
          <w:iCs/>
          <w:w w:val="110"/>
        </w:rPr>
        <w:t>processor</w:t>
      </w:r>
      <w:r w:rsidR="00D251A0">
        <w:rPr>
          <w:i/>
          <w:iCs/>
          <w:spacing w:val="-6"/>
          <w:w w:val="110"/>
        </w:rPr>
        <w:t xml:space="preserve"> </w:t>
      </w:r>
      <w:r w:rsidR="00D251A0">
        <w:rPr>
          <w:i/>
          <w:iCs/>
          <w:w w:val="110"/>
        </w:rPr>
        <w:t>cores</w:t>
      </w:r>
      <w:r w:rsidR="00D251A0">
        <w:rPr>
          <w:i/>
          <w:iCs/>
          <w:spacing w:val="-6"/>
          <w:w w:val="110"/>
        </w:rPr>
        <w:t xml:space="preserve"> </w:t>
      </w:r>
      <w:r w:rsidR="00D251A0">
        <w:rPr>
          <w:w w:val="110"/>
        </w:rPr>
        <w:t>for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security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monitoring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or</w:t>
      </w:r>
      <w:r w:rsidR="00D251A0">
        <w:rPr>
          <w:spacing w:val="-6"/>
          <w:w w:val="110"/>
        </w:rPr>
        <w:t xml:space="preserve"> </w:t>
      </w:r>
      <w:r w:rsidR="00D251A0">
        <w:rPr>
          <w:i/>
          <w:iCs/>
          <w:w w:val="110"/>
        </w:rPr>
        <w:t>(b)</w:t>
      </w:r>
      <w:r w:rsidR="00D251A0">
        <w:rPr>
          <w:i/>
          <w:iCs/>
          <w:spacing w:val="-53"/>
          <w:w w:val="110"/>
        </w:rPr>
        <w:t xml:space="preserve"> </w:t>
      </w:r>
      <w:r w:rsidR="00D251A0">
        <w:rPr>
          <w:w w:val="105"/>
        </w:rPr>
        <w:t xml:space="preserve">allow </w:t>
      </w:r>
      <w:r w:rsidR="00D251A0">
        <w:rPr>
          <w:i/>
          <w:iCs/>
          <w:w w:val="105"/>
        </w:rPr>
        <w:t xml:space="preserve">runtime migration </w:t>
      </w:r>
      <w:r w:rsidR="00D251A0">
        <w:rPr>
          <w:w w:val="105"/>
        </w:rPr>
        <w:t xml:space="preserve">(for better detection performance)? For the latter, </w:t>
      </w:r>
      <w:r w:rsidR="00D251A0">
        <w:rPr>
          <w:i/>
          <w:iCs/>
          <w:w w:val="105"/>
        </w:rPr>
        <w:t>how do we ensure that the temporal</w:t>
      </w:r>
      <w:r w:rsidR="00D251A0">
        <w:rPr>
          <w:i/>
          <w:iCs/>
          <w:spacing w:val="1"/>
          <w:w w:val="105"/>
        </w:rPr>
        <w:t xml:space="preserve"> </w:t>
      </w:r>
      <w:r w:rsidR="00D251A0">
        <w:rPr>
          <w:i/>
          <w:iCs/>
          <w:w w:val="105"/>
        </w:rPr>
        <w:t>guarantees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of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critical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real-time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tasks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are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not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affected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by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runtime</w:t>
      </w:r>
      <w:r w:rsidR="00D251A0">
        <w:rPr>
          <w:i/>
          <w:iCs/>
          <w:spacing w:val="-8"/>
          <w:w w:val="105"/>
        </w:rPr>
        <w:t xml:space="preserve"> </w:t>
      </w:r>
      <w:r w:rsidR="00D251A0">
        <w:rPr>
          <w:i/>
          <w:iCs/>
          <w:w w:val="105"/>
        </w:rPr>
        <w:t>migration</w:t>
      </w:r>
      <w:r w:rsidR="00D251A0">
        <w:rPr>
          <w:w w:val="105"/>
        </w:rPr>
        <w:t>?</w:t>
      </w:r>
    </w:p>
    <w:p w14:paraId="14364D44" w14:textId="77777777" w:rsidR="00F85719" w:rsidRDefault="00D251A0">
      <w:pPr>
        <w:pStyle w:val="BodyText"/>
        <w:kinsoku w:val="0"/>
        <w:overflowPunct w:val="0"/>
        <w:spacing w:before="56" w:line="266" w:lineRule="auto"/>
        <w:ind w:left="120" w:right="117" w:firstLine="298"/>
        <w:jc w:val="both"/>
      </w:pPr>
      <w:r>
        <w:t xml:space="preserve">In answer to the above research questions, we will </w:t>
      </w:r>
      <w:r>
        <w:rPr>
          <w:rFonts w:ascii="Georgia" w:hAnsi="Georgia" w:cs="Georgia"/>
          <w:b/>
          <w:bCs/>
          <w:i/>
          <w:iCs/>
        </w:rPr>
        <w:t xml:space="preserve">(a) </w:t>
      </w:r>
      <w:r>
        <w:rPr>
          <w:b/>
          <w:bCs/>
        </w:rPr>
        <w:t xml:space="preserve">devise </w:t>
      </w:r>
      <w:r>
        <w:rPr>
          <w:rFonts w:ascii="Georgia" w:hAnsi="Georgia" w:cs="Georgia"/>
          <w:b/>
          <w:bCs/>
          <w:i/>
          <w:iCs/>
        </w:rPr>
        <w:t>novel algorithms, scheduling models,</w:t>
      </w:r>
      <w:r>
        <w:rPr>
          <w:rFonts w:ascii="Georgia" w:hAnsi="Georgia" w:cs="Georgia"/>
          <w:b/>
          <w:bCs/>
          <w:i/>
          <w:iCs/>
          <w:spacing w:val="1"/>
        </w:rPr>
        <w:t xml:space="preserve"> </w:t>
      </w:r>
      <w:r>
        <w:rPr>
          <w:rFonts w:ascii="Georgia" w:hAnsi="Georgia" w:cs="Georgia"/>
          <w:b/>
          <w:bCs/>
          <w:i/>
          <w:iCs/>
        </w:rPr>
        <w:t>and</w:t>
      </w:r>
      <w:r>
        <w:rPr>
          <w:rFonts w:ascii="Georgia" w:hAnsi="Georgia" w:cs="Georgia"/>
          <w:b/>
          <w:bCs/>
          <w:i/>
          <w:iCs/>
          <w:spacing w:val="1"/>
        </w:rPr>
        <w:t xml:space="preserve"> </w:t>
      </w:r>
      <w:r>
        <w:rPr>
          <w:rFonts w:ascii="Georgia" w:hAnsi="Georgia" w:cs="Georgia"/>
          <w:b/>
          <w:bCs/>
          <w:i/>
          <w:iCs/>
        </w:rPr>
        <w:t>frameworks</w:t>
      </w:r>
      <w:r>
        <w:rPr>
          <w:rFonts w:ascii="Georgia" w:hAnsi="Georgia" w:cs="Georgia"/>
          <w:b/>
          <w:bCs/>
          <w:i/>
          <w:iCs/>
          <w:spacing w:val="1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integrate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security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into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multicore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platforms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that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are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cognizant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real-time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 xml:space="preserve">requirements, </w:t>
      </w:r>
      <w:r>
        <w:rPr>
          <w:rFonts w:ascii="Georgia" w:hAnsi="Georgia" w:cs="Georgia"/>
          <w:b/>
          <w:bCs/>
          <w:i/>
          <w:iCs/>
        </w:rPr>
        <w:t xml:space="preserve">(b) </w:t>
      </w:r>
      <w:r>
        <w:rPr>
          <w:b/>
          <w:bCs/>
        </w:rPr>
        <w:t xml:space="preserve">build </w:t>
      </w:r>
      <w:r>
        <w:rPr>
          <w:rFonts w:ascii="Georgia" w:hAnsi="Georgia" w:cs="Georgia"/>
          <w:b/>
          <w:bCs/>
          <w:i/>
          <w:iCs/>
        </w:rPr>
        <w:t xml:space="preserve">design-time tools and system-level plugins </w:t>
      </w:r>
      <w:r>
        <w:rPr>
          <w:b/>
          <w:bCs/>
        </w:rPr>
        <w:t>to incorporate our proposed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techniques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into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off-the-shelf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systems,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"/>
        </w:rPr>
        <w:t xml:space="preserve"> </w:t>
      </w:r>
      <w:r>
        <w:rPr>
          <w:rFonts w:ascii="Georgia" w:hAnsi="Georgia" w:cs="Georgia"/>
          <w:b/>
          <w:bCs/>
          <w:i/>
          <w:iCs/>
        </w:rPr>
        <w:t>(c)</w:t>
      </w:r>
      <w:r>
        <w:rPr>
          <w:rFonts w:ascii="Georgia" w:hAnsi="Georgia" w:cs="Georgia"/>
          <w:b/>
          <w:bCs/>
          <w:i/>
          <w:iCs/>
          <w:spacing w:val="1"/>
        </w:rPr>
        <w:t xml:space="preserve"> </w:t>
      </w:r>
      <w:r>
        <w:rPr>
          <w:b/>
          <w:bCs/>
        </w:rPr>
        <w:t>develop</w:t>
      </w:r>
      <w:r>
        <w:rPr>
          <w:b/>
          <w:bCs/>
          <w:spacing w:val="1"/>
        </w:rPr>
        <w:t xml:space="preserve"> </w:t>
      </w:r>
      <w:r>
        <w:rPr>
          <w:rFonts w:ascii="Georgia" w:hAnsi="Georgia" w:cs="Georgia"/>
          <w:b/>
          <w:bCs/>
          <w:i/>
          <w:iCs/>
        </w:rPr>
        <w:t>metrics</w:t>
      </w:r>
      <w:r>
        <w:rPr>
          <w:rFonts w:ascii="Georgia" w:hAnsi="Georgia" w:cs="Georgia"/>
          <w:b/>
          <w:bCs/>
          <w:i/>
          <w:iCs/>
          <w:spacing w:val="1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carefully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trade-off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two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contending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requirements: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timeliness and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security</w:t>
      </w:r>
      <w:r>
        <w:t>.</w:t>
      </w:r>
    </w:p>
    <w:p w14:paraId="023ED6E4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spacing w:before="90"/>
        <w:rPr>
          <w:w w:val="105"/>
        </w:rPr>
      </w:pPr>
      <w:r>
        <w:rPr>
          <w:w w:val="105"/>
        </w:rPr>
        <w:t>Proposed</w:t>
      </w:r>
      <w:r>
        <w:rPr>
          <w:spacing w:val="-3"/>
          <w:w w:val="105"/>
        </w:rPr>
        <w:t xml:space="preserve"> </w:t>
      </w:r>
      <w:r>
        <w:rPr>
          <w:w w:val="105"/>
        </w:rPr>
        <w:t>Research</w:t>
      </w:r>
    </w:p>
    <w:p w14:paraId="3FC68A3F" w14:textId="77777777" w:rsidR="00F85719" w:rsidRDefault="00D251A0">
      <w:pPr>
        <w:pStyle w:val="BodyText"/>
        <w:kinsoku w:val="0"/>
        <w:overflowPunct w:val="0"/>
        <w:spacing w:before="32" w:line="266" w:lineRule="auto"/>
        <w:ind w:left="120" w:right="117" w:firstLine="298"/>
        <w:jc w:val="both"/>
        <w:rPr>
          <w:w w:val="105"/>
        </w:rPr>
      </w:pP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this</w:t>
      </w:r>
      <w:r>
        <w:rPr>
          <w:spacing w:val="1"/>
          <w:w w:val="105"/>
        </w:rPr>
        <w:t xml:space="preserve"> </w:t>
      </w:r>
      <w:r>
        <w:rPr>
          <w:w w:val="105"/>
        </w:rPr>
        <w:t>project</w:t>
      </w:r>
      <w:r>
        <w:rPr>
          <w:spacing w:val="1"/>
          <w:w w:val="105"/>
        </w:rPr>
        <w:t xml:space="preserve"> </w:t>
      </w:r>
      <w:r>
        <w:rPr>
          <w:w w:val="105"/>
        </w:rPr>
        <w:t>we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develop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an</w:t>
      </w:r>
      <w:proofErr w:type="gramEnd"/>
      <w:r>
        <w:rPr>
          <w:spacing w:val="1"/>
          <w:w w:val="105"/>
        </w:rPr>
        <w:t xml:space="preserve"> </w:t>
      </w:r>
      <w:r>
        <w:rPr>
          <w:w w:val="105"/>
        </w:rPr>
        <w:t>unified</w:t>
      </w:r>
      <w:r>
        <w:rPr>
          <w:spacing w:val="1"/>
          <w:w w:val="105"/>
        </w:rPr>
        <w:t xml:space="preserve"> </w:t>
      </w:r>
      <w:r>
        <w:rPr>
          <w:w w:val="105"/>
        </w:rPr>
        <w:t>framework</w:t>
      </w:r>
      <w:r>
        <w:rPr>
          <w:spacing w:val="1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i/>
          <w:iCs/>
          <w:w w:val="105"/>
        </w:rPr>
        <w:t>integrate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monitoring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and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detection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 xml:space="preserve">mechanisms into </w:t>
      </w:r>
      <w:r>
        <w:rPr>
          <w:rFonts w:ascii="Georgia" w:hAnsi="Georgia" w:cs="Georgia"/>
          <w:b/>
          <w:bCs/>
          <w:i/>
          <w:iCs/>
          <w:w w:val="105"/>
        </w:rPr>
        <w:t xml:space="preserve">multicore </w:t>
      </w:r>
      <w:r>
        <w:rPr>
          <w:i/>
          <w:iCs/>
          <w:w w:val="105"/>
        </w:rPr>
        <w:t xml:space="preserve">RTS </w:t>
      </w:r>
      <w:r>
        <w:rPr>
          <w:w w:val="105"/>
        </w:rPr>
        <w:t xml:space="preserve">(Section 4). Our proposed research will show that </w:t>
      </w:r>
      <w:r>
        <w:rPr>
          <w:i/>
          <w:iCs/>
          <w:w w:val="105"/>
        </w:rPr>
        <w:t>it is possible to integrate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spacing w:val="-1"/>
          <w:w w:val="105"/>
        </w:rPr>
        <w:t xml:space="preserve">security </w:t>
      </w:r>
      <w:r>
        <w:rPr>
          <w:i/>
          <w:iCs/>
          <w:w w:val="105"/>
        </w:rPr>
        <w:t>into RTS by a careful scheduler-level analysis of, and co-design with, system constraints, viz. software,</w:t>
      </w:r>
      <w:r>
        <w:rPr>
          <w:i/>
          <w:iCs/>
          <w:spacing w:val="-50"/>
          <w:w w:val="105"/>
        </w:rPr>
        <w:t xml:space="preserve"> </w:t>
      </w:r>
      <w:r>
        <w:rPr>
          <w:i/>
          <w:iCs/>
          <w:w w:val="105"/>
        </w:rPr>
        <w:t>hardware,</w:t>
      </w:r>
      <w:r>
        <w:rPr>
          <w:i/>
          <w:iCs/>
          <w:spacing w:val="18"/>
          <w:w w:val="105"/>
        </w:rPr>
        <w:t xml:space="preserve"> </w:t>
      </w:r>
      <w:r>
        <w:rPr>
          <w:i/>
          <w:iCs/>
          <w:w w:val="105"/>
        </w:rPr>
        <w:t>and</w:t>
      </w:r>
      <w:r>
        <w:rPr>
          <w:i/>
          <w:iCs/>
          <w:spacing w:val="18"/>
          <w:w w:val="105"/>
        </w:rPr>
        <w:t xml:space="preserve"> </w:t>
      </w:r>
      <w:r>
        <w:rPr>
          <w:i/>
          <w:iCs/>
          <w:w w:val="105"/>
        </w:rPr>
        <w:t>timing</w:t>
      </w:r>
      <w:r>
        <w:rPr>
          <w:i/>
          <w:iCs/>
          <w:spacing w:val="17"/>
          <w:w w:val="105"/>
        </w:rPr>
        <w:t xml:space="preserve"> </w:t>
      </w:r>
      <w:r>
        <w:rPr>
          <w:i/>
          <w:iCs/>
          <w:w w:val="105"/>
        </w:rPr>
        <w:t>requirements</w:t>
      </w:r>
      <w:r>
        <w:rPr>
          <w:w w:val="105"/>
        </w:rPr>
        <w:t>.</w:t>
      </w:r>
      <w:r>
        <w:rPr>
          <w:spacing w:val="47"/>
          <w:w w:val="105"/>
        </w:rPr>
        <w:t xml:space="preserve"> </w:t>
      </w:r>
      <w:r>
        <w:rPr>
          <w:w w:val="105"/>
        </w:rPr>
        <w:t>Our</w:t>
      </w:r>
      <w:r>
        <w:rPr>
          <w:spacing w:val="17"/>
          <w:w w:val="105"/>
        </w:rPr>
        <w:t xml:space="preserve"> </w:t>
      </w:r>
      <w:r>
        <w:rPr>
          <w:w w:val="105"/>
        </w:rPr>
        <w:t>techniques</w:t>
      </w:r>
      <w:r>
        <w:rPr>
          <w:spacing w:val="18"/>
          <w:w w:val="105"/>
        </w:rPr>
        <w:t xml:space="preserve"> </w:t>
      </w:r>
      <w:r>
        <w:rPr>
          <w:w w:val="105"/>
        </w:rPr>
        <w:t>will</w:t>
      </w:r>
      <w:r>
        <w:rPr>
          <w:spacing w:val="17"/>
          <w:w w:val="105"/>
        </w:rPr>
        <w:t xml:space="preserve"> </w:t>
      </w:r>
      <w:r>
        <w:rPr>
          <w:w w:val="105"/>
        </w:rPr>
        <w:t>assist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designers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8"/>
          <w:w w:val="105"/>
        </w:rPr>
        <w:t xml:space="preserve"> </w:t>
      </w:r>
      <w:r>
        <w:rPr>
          <w:w w:val="105"/>
        </w:rPr>
        <w:t>systems</w:t>
      </w:r>
      <w:r>
        <w:rPr>
          <w:spacing w:val="17"/>
          <w:w w:val="105"/>
        </w:rPr>
        <w:t xml:space="preserve"> </w:t>
      </w:r>
      <w:r>
        <w:rPr>
          <w:w w:val="105"/>
        </w:rPr>
        <w:t>to</w:t>
      </w:r>
      <w:r>
        <w:rPr>
          <w:spacing w:val="17"/>
          <w:w w:val="105"/>
        </w:rPr>
        <w:t xml:space="preserve"> </w:t>
      </w:r>
      <w:r>
        <w:rPr>
          <w:w w:val="105"/>
        </w:rPr>
        <w:t>better</w:t>
      </w:r>
      <w:r>
        <w:rPr>
          <w:spacing w:val="18"/>
          <w:w w:val="105"/>
        </w:rPr>
        <w:t xml:space="preserve"> </w:t>
      </w:r>
      <w:r>
        <w:rPr>
          <w:w w:val="105"/>
        </w:rPr>
        <w:t>understand</w:t>
      </w:r>
    </w:p>
    <w:p w14:paraId="3EB26D2E" w14:textId="77777777" w:rsidR="00F85719" w:rsidRDefault="00D251A0">
      <w:pPr>
        <w:pStyle w:val="BodyText"/>
        <w:kinsoku w:val="0"/>
        <w:overflowPunct w:val="0"/>
        <w:spacing w:before="5" w:line="268" w:lineRule="auto"/>
        <w:ind w:left="120" w:right="117"/>
        <w:jc w:val="both"/>
        <w:rPr>
          <w:w w:val="105"/>
        </w:rPr>
      </w:pPr>
      <w:r>
        <w:rPr>
          <w:i/>
          <w:iCs/>
          <w:w w:val="105"/>
        </w:rPr>
        <w:t xml:space="preserve">(a) </w:t>
      </w:r>
      <w:r>
        <w:rPr>
          <w:w w:val="105"/>
        </w:rPr>
        <w:t xml:space="preserve">how to </w:t>
      </w:r>
      <w:r>
        <w:rPr>
          <w:i/>
          <w:iCs/>
          <w:w w:val="105"/>
        </w:rPr>
        <w:t xml:space="preserve">integrate security </w:t>
      </w:r>
      <w:r>
        <w:rPr>
          <w:w w:val="105"/>
        </w:rPr>
        <w:t xml:space="preserve">into multicore RTS and </w:t>
      </w:r>
      <w:r>
        <w:rPr>
          <w:i/>
          <w:iCs/>
          <w:w w:val="105"/>
        </w:rPr>
        <w:t xml:space="preserve">(b) </w:t>
      </w:r>
      <w:r>
        <w:rPr>
          <w:w w:val="105"/>
        </w:rPr>
        <w:t xml:space="preserve">what are the </w:t>
      </w:r>
      <w:r>
        <w:rPr>
          <w:i/>
          <w:iCs/>
          <w:w w:val="105"/>
        </w:rPr>
        <w:t xml:space="preserve">trade-offs </w:t>
      </w:r>
      <w:r>
        <w:rPr>
          <w:w w:val="105"/>
        </w:rPr>
        <w:t>on the security front while</w:t>
      </w:r>
      <w:r>
        <w:rPr>
          <w:spacing w:val="1"/>
          <w:w w:val="105"/>
        </w:rPr>
        <w:t xml:space="preserve"> </w:t>
      </w:r>
      <w:r>
        <w:rPr>
          <w:w w:val="105"/>
        </w:rPr>
        <w:t>guaranteeing minimal (or no) perturbations for the real-time properties.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Our end goal, then, is to </w:t>
      </w:r>
      <w:r>
        <w:rPr>
          <w:i/>
          <w:iCs/>
          <w:w w:val="105"/>
        </w:rPr>
        <w:t>provide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designers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with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a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knob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that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they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can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use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to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tune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to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one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side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or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the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other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—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real-time</w:t>
      </w:r>
      <w:r>
        <w:rPr>
          <w:i/>
          <w:iCs/>
          <w:spacing w:val="-10"/>
          <w:w w:val="105"/>
        </w:rPr>
        <w:t xml:space="preserve"> </w:t>
      </w:r>
      <w:r>
        <w:rPr>
          <w:i/>
          <w:iCs/>
          <w:w w:val="105"/>
        </w:rPr>
        <w:t>vs.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security</w:t>
      </w:r>
      <w:r>
        <w:rPr>
          <w:w w:val="105"/>
        </w:rPr>
        <w:t>.</w:t>
      </w:r>
    </w:p>
    <w:p w14:paraId="5E134378" w14:textId="77777777" w:rsidR="00F85719" w:rsidRDefault="003C5D07">
      <w:pPr>
        <w:pStyle w:val="BodyText"/>
        <w:kinsoku w:val="0"/>
        <w:overflowPunct w:val="0"/>
        <w:spacing w:line="268" w:lineRule="auto"/>
        <w:ind w:left="119" w:right="5090" w:firstLine="298"/>
        <w:jc w:val="both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316D17F2" wp14:editId="413C5E9A">
                <wp:simplePos x="0" y="0"/>
                <wp:positionH relativeFrom="page">
                  <wp:posOffset>3832860</wp:posOffset>
                </wp:positionH>
                <wp:positionV relativeFrom="paragraph">
                  <wp:posOffset>107315</wp:posOffset>
                </wp:positionV>
                <wp:extent cx="2992755" cy="942340"/>
                <wp:effectExtent l="0" t="0" r="0" b="0"/>
                <wp:wrapNone/>
                <wp:docPr id="28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92755" cy="942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535"/>
                              <w:gridCol w:w="2166"/>
                            </w:tblGrid>
                            <w:tr w:rsidR="00F85719" w14:paraId="144E1CBB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2535" w:type="dxa"/>
                                  <w:tcBorders>
                                    <w:top w:val="single" w:sz="4" w:space="0" w:color="000000"/>
                                    <w:left w:val="none" w:sz="6" w:space="0" w:color="auto"/>
                                    <w:bottom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14:paraId="3EB521E6" w14:textId="77777777" w:rsidR="00F85719" w:rsidRDefault="00D251A0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03" w:lineRule="exact"/>
                                    <w:ind w:left="123"/>
                                    <w:rPr>
                                      <w:b/>
                                      <w:bCs/>
                                      <w:w w:val="1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105"/>
                                      <w:sz w:val="18"/>
                                      <w:szCs w:val="18"/>
                                    </w:rPr>
                                    <w:t>Security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0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w w:val="105"/>
                                      <w:sz w:val="18"/>
                                      <w:szCs w:val="18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single" w:sz="4" w:space="0" w:color="000000"/>
                                    <w:left w:val="double" w:sz="2" w:space="0" w:color="000000"/>
                                    <w:bottom w:val="double" w:sz="2" w:space="0" w:color="000000"/>
                                    <w:right w:val="none" w:sz="6" w:space="0" w:color="auto"/>
                                  </w:tcBorders>
                                </w:tcPr>
                                <w:p w14:paraId="45E243C1" w14:textId="77777777" w:rsidR="00F85719" w:rsidRDefault="00D251A0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line="203" w:lineRule="exact"/>
                                    <w:ind w:left="136"/>
                                    <w:rPr>
                                      <w:b/>
                                      <w:bCs/>
                                      <w:w w:val="1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w w:val="105"/>
                                      <w:sz w:val="18"/>
                                      <w:szCs w:val="18"/>
                                    </w:rPr>
                                    <w:t>Approach/Tools</w:t>
                                  </w:r>
                                </w:p>
                              </w:tc>
                            </w:tr>
                            <w:tr w:rsidR="00F85719" w14:paraId="4F952A2D" w14:textId="77777777">
                              <w:trPr>
                                <w:trHeight w:val="1187"/>
                              </w:trPr>
                              <w:tc>
                                <w:tcPr>
                                  <w:tcW w:w="2535" w:type="dxa"/>
                                  <w:tcBorders>
                                    <w:top w:val="double" w:sz="2" w:space="0" w:color="000000"/>
                                    <w:left w:val="none" w:sz="6" w:space="0" w:color="auto"/>
                                    <w:bottom w:val="single" w:sz="4" w:space="0" w:color="000000"/>
                                    <w:right w:val="double" w:sz="2" w:space="0" w:color="000000"/>
                                  </w:tcBorders>
                                </w:tcPr>
                                <w:p w14:paraId="13B0EEB4" w14:textId="77777777" w:rsidR="00F85719" w:rsidRDefault="00D251A0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9" w:line="273" w:lineRule="auto"/>
                                    <w:ind w:left="123" w:right="36"/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File-system</w:t>
                                  </w:r>
                                  <w:proofErr w:type="gramEnd"/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checking</w:t>
                                  </w:r>
                                  <w:r>
                                    <w:rPr>
                                      <w:spacing w:val="1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Network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packet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monitoring</w:t>
                                  </w:r>
                                  <w:r>
                                    <w:rPr>
                                      <w:spacing w:val="-46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Hardware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event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  <w:szCs w:val="18"/>
                                    </w:rPr>
                                    <w:t>monitoring</w:t>
                                  </w:r>
                                  <w:r>
                                    <w:rPr>
                                      <w:spacing w:val="-47"/>
                                      <w:w w:val="11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specific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checks</w:t>
                                  </w:r>
                                </w:p>
                              </w:tc>
                              <w:tc>
                                <w:tcPr>
                                  <w:tcW w:w="2166" w:type="dxa"/>
                                  <w:tcBorders>
                                    <w:top w:val="double" w:sz="2" w:space="0" w:color="000000"/>
                                    <w:left w:val="double" w:sz="2" w:space="0" w:color="000000"/>
                                    <w:bottom w:val="single" w:sz="4" w:space="0" w:color="000000"/>
                                    <w:right w:val="none" w:sz="6" w:space="0" w:color="auto"/>
                                  </w:tcBorders>
                                </w:tcPr>
                                <w:p w14:paraId="05C22EC9" w14:textId="77777777" w:rsidR="00F85719" w:rsidRDefault="00D251A0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9" w:line="240" w:lineRule="auto"/>
                                    <w:ind w:left="136"/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Tripwire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[15],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AIDE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[16]</w:t>
                                  </w:r>
                                </w:p>
                                <w:p w14:paraId="05897BC3" w14:textId="77777777" w:rsidR="00F85719" w:rsidRDefault="00D251A0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28" w:line="240" w:lineRule="auto"/>
                                    <w:ind w:left="13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Bro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[17],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Snort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[18]</w:t>
                                  </w:r>
                                </w:p>
                                <w:p w14:paraId="065D97CC" w14:textId="77777777" w:rsidR="00F85719" w:rsidRDefault="00D251A0">
                                  <w:pPr>
                                    <w:pStyle w:val="TableParagraph"/>
                                    <w:kinsoku w:val="0"/>
                                    <w:overflowPunct w:val="0"/>
                                    <w:spacing w:before="6" w:line="230" w:lineRule="atLeast"/>
                                    <w:ind w:left="136" w:right="250"/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perf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[19],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OProfile</w:t>
                                  </w:r>
                                  <w:proofErr w:type="spellEnd"/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[20]</w:t>
                                  </w:r>
                                  <w:r>
                                    <w:rPr>
                                      <w:spacing w:val="-44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Behavior-based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detection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szCs w:val="18"/>
                                    </w:rPr>
                                    <w:t>[21–24]</w:t>
                                  </w:r>
                                </w:p>
                              </w:tc>
                            </w:tr>
                          </w:tbl>
                          <w:p w14:paraId="287FDB9D" w14:textId="77777777" w:rsidR="00F85719" w:rsidRDefault="00F85719">
                            <w:pPr>
                              <w:pStyle w:val="BodyText"/>
                              <w:kinsoku w:val="0"/>
                              <w:overflowPunct w:val="0"/>
                              <w:ind w:left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6D17F2" id="_x0000_t202" coordsize="21600,21600" o:spt="202" path="m,l,21600r21600,l21600,xe">
                <v:stroke joinstyle="miter"/>
                <v:path gradientshapeok="t" o:connecttype="rect"/>
              </v:shapetype>
              <v:shape id="Text Box 224" o:spid="_x0000_s1234" type="#_x0000_t202" style="position:absolute;left:0;text-align:left;margin-left:301.8pt;margin-top:8.45pt;width:235.65pt;height:74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" o:allowincell="f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535"/>
                        <w:gridCol w:w="2166"/>
                      </w:tblGrid>
                      <w:tr w:rsidR="00F85719" w14:paraId="144E1CBB" w14:textId="77777777">
                        <w:trPr>
                          <w:trHeight w:val="247"/>
                        </w:trPr>
                        <w:tc>
                          <w:tcPr>
                            <w:tcW w:w="2535" w:type="dxa"/>
                            <w:tcBorders>
                              <w:top w:val="single" w:sz="4" w:space="0" w:color="000000"/>
                              <w:left w:val="none" w:sz="6" w:space="0" w:color="auto"/>
                              <w:bottom w:val="double" w:sz="2" w:space="0" w:color="000000"/>
                              <w:right w:val="double" w:sz="2" w:space="0" w:color="000000"/>
                            </w:tcBorders>
                          </w:tcPr>
                          <w:p w14:paraId="3EB521E6" w14:textId="77777777" w:rsidR="00F85719" w:rsidRDefault="00D251A0">
                            <w:pPr>
                              <w:pStyle w:val="TableParagraph"/>
                              <w:kinsoku w:val="0"/>
                              <w:overflowPunct w:val="0"/>
                              <w:spacing w:line="203" w:lineRule="exact"/>
                              <w:ind w:left="123"/>
                              <w:rPr>
                                <w:b/>
                                <w:bCs/>
                                <w:w w:val="1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w w:val="105"/>
                                <w:sz w:val="18"/>
                                <w:szCs w:val="18"/>
                              </w:rPr>
                              <w:t>Security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105"/>
                                <w:sz w:val="18"/>
                                <w:szCs w:val="18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single" w:sz="4" w:space="0" w:color="000000"/>
                              <w:left w:val="double" w:sz="2" w:space="0" w:color="000000"/>
                              <w:bottom w:val="double" w:sz="2" w:space="0" w:color="000000"/>
                              <w:right w:val="none" w:sz="6" w:space="0" w:color="auto"/>
                            </w:tcBorders>
                          </w:tcPr>
                          <w:p w14:paraId="45E243C1" w14:textId="77777777" w:rsidR="00F85719" w:rsidRDefault="00D251A0">
                            <w:pPr>
                              <w:pStyle w:val="TableParagraph"/>
                              <w:kinsoku w:val="0"/>
                              <w:overflowPunct w:val="0"/>
                              <w:spacing w:line="203" w:lineRule="exact"/>
                              <w:ind w:left="136"/>
                              <w:rPr>
                                <w:b/>
                                <w:bCs/>
                                <w:w w:val="1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w w:val="105"/>
                                <w:sz w:val="18"/>
                                <w:szCs w:val="18"/>
                              </w:rPr>
                              <w:t>Approach/Tools</w:t>
                            </w:r>
                          </w:p>
                        </w:tc>
                      </w:tr>
                      <w:tr w:rsidR="00F85719" w14:paraId="4F952A2D" w14:textId="77777777">
                        <w:trPr>
                          <w:trHeight w:val="1187"/>
                        </w:trPr>
                        <w:tc>
                          <w:tcPr>
                            <w:tcW w:w="2535" w:type="dxa"/>
                            <w:tcBorders>
                              <w:top w:val="double" w:sz="2" w:space="0" w:color="000000"/>
                              <w:left w:val="none" w:sz="6" w:space="0" w:color="auto"/>
                              <w:bottom w:val="single" w:sz="4" w:space="0" w:color="000000"/>
                              <w:right w:val="double" w:sz="2" w:space="0" w:color="000000"/>
                            </w:tcBorders>
                          </w:tcPr>
                          <w:p w14:paraId="13B0EEB4" w14:textId="77777777" w:rsidR="00F85719" w:rsidRDefault="00D251A0">
                            <w:pPr>
                              <w:pStyle w:val="TableParagraph"/>
                              <w:kinsoku w:val="0"/>
                              <w:overflowPunct w:val="0"/>
                              <w:spacing w:before="9" w:line="273" w:lineRule="auto"/>
                              <w:ind w:left="123" w:right="36"/>
                              <w:rPr>
                                <w:w w:val="105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File-system</w:t>
                            </w:r>
                            <w:proofErr w:type="gramEnd"/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 xml:space="preserve"> checking</w:t>
                            </w:r>
                            <w:r>
                              <w:rPr>
                                <w:spacing w:val="1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Network</w:t>
                            </w:r>
                            <w:r>
                              <w:rPr>
                                <w:spacing w:val="10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packet</w:t>
                            </w:r>
                            <w:r>
                              <w:rPr>
                                <w:spacing w:val="11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monitoring</w:t>
                            </w:r>
                            <w:r>
                              <w:rPr>
                                <w:spacing w:val="-46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Hardware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event</w:t>
                            </w:r>
                            <w:r>
                              <w:rPr>
                                <w:spacing w:val="10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  <w:szCs w:val="18"/>
                              </w:rPr>
                              <w:t>monitoring</w:t>
                            </w:r>
                            <w:r>
                              <w:rPr>
                                <w:spacing w:val="-47"/>
                                <w:w w:val="11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Application</w:t>
                            </w:r>
                            <w:r>
                              <w:rPr>
                                <w:spacing w:val="12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specific</w:t>
                            </w:r>
                            <w:r>
                              <w:rPr>
                                <w:spacing w:val="12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checks</w:t>
                            </w:r>
                          </w:p>
                        </w:tc>
                        <w:tc>
                          <w:tcPr>
                            <w:tcW w:w="2166" w:type="dxa"/>
                            <w:tcBorders>
                              <w:top w:val="double" w:sz="2" w:space="0" w:color="000000"/>
                              <w:left w:val="double" w:sz="2" w:space="0" w:color="000000"/>
                              <w:bottom w:val="single" w:sz="4" w:space="0" w:color="000000"/>
                              <w:right w:val="none" w:sz="6" w:space="0" w:color="auto"/>
                            </w:tcBorders>
                          </w:tcPr>
                          <w:p w14:paraId="05C22EC9" w14:textId="77777777" w:rsidR="00F85719" w:rsidRDefault="00D251A0">
                            <w:pPr>
                              <w:pStyle w:val="TableParagraph"/>
                              <w:kinsoku w:val="0"/>
                              <w:overflowPunct w:val="0"/>
                              <w:spacing w:before="9" w:line="240" w:lineRule="auto"/>
                              <w:ind w:left="136"/>
                              <w:rPr>
                                <w:w w:val="1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Tripwire</w:t>
                            </w:r>
                            <w:r>
                              <w:rPr>
                                <w:spacing w:val="-1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[15],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AIDE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[16]</w:t>
                            </w:r>
                          </w:p>
                          <w:p w14:paraId="05897BC3" w14:textId="77777777" w:rsidR="00F85719" w:rsidRDefault="00D251A0">
                            <w:pPr>
                              <w:pStyle w:val="TableParagraph"/>
                              <w:kinsoku w:val="0"/>
                              <w:overflowPunct w:val="0"/>
                              <w:spacing w:before="28" w:line="240" w:lineRule="auto"/>
                              <w:ind w:left="136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Bro</w:t>
                            </w:r>
                            <w:r>
                              <w:rPr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[17],</w:t>
                            </w:r>
                            <w:r>
                              <w:rPr>
                                <w:spacing w:val="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Snort</w:t>
                            </w:r>
                            <w:r>
                              <w:rPr>
                                <w:spacing w:val="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[18]</w:t>
                            </w:r>
                          </w:p>
                          <w:p w14:paraId="065D97CC" w14:textId="77777777" w:rsidR="00F85719" w:rsidRDefault="00D251A0">
                            <w:pPr>
                              <w:pStyle w:val="TableParagraph"/>
                              <w:kinsoku w:val="0"/>
                              <w:overflowPunct w:val="0"/>
                              <w:spacing w:before="6" w:line="230" w:lineRule="atLeast"/>
                              <w:ind w:left="136" w:right="250"/>
                              <w:rPr>
                                <w:w w:val="1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perf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[19],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OProfile</w:t>
                            </w:r>
                            <w:proofErr w:type="spellEnd"/>
                            <w:r>
                              <w:rPr>
                                <w:spacing w:val="-9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[20]</w:t>
                            </w:r>
                            <w:r>
                              <w:rPr>
                                <w:spacing w:val="-44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Behavior-based</w:t>
                            </w:r>
                            <w:r>
                              <w:rPr>
                                <w:spacing w:val="1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detection</w:t>
                            </w:r>
                            <w:r>
                              <w:rPr>
                                <w:spacing w:val="-3"/>
                                <w:w w:val="105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8"/>
                                <w:szCs w:val="18"/>
                              </w:rPr>
                              <w:t>[21–24]</w:t>
                            </w:r>
                          </w:p>
                        </w:tc>
                      </w:tr>
                    </w:tbl>
                    <w:p w14:paraId="287FDB9D" w14:textId="77777777" w:rsidR="00F85719" w:rsidRDefault="00F85719">
                      <w:pPr>
                        <w:pStyle w:val="BodyText"/>
                        <w:kinsoku w:val="0"/>
                        <w:overflowPunct w:val="0"/>
                        <w:ind w:left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251A0">
        <w:rPr>
          <w:w w:val="110"/>
        </w:rPr>
        <w:t>When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integrating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any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security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mechanisms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into RTS, the designers need to ensure that they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do</w:t>
      </w:r>
      <w:r w:rsidR="00D251A0">
        <w:rPr>
          <w:spacing w:val="26"/>
          <w:w w:val="110"/>
        </w:rPr>
        <w:t xml:space="preserve"> </w:t>
      </w:r>
      <w:r w:rsidR="00D251A0">
        <w:rPr>
          <w:w w:val="110"/>
        </w:rPr>
        <w:t>not</w:t>
      </w:r>
      <w:r w:rsidR="00D251A0">
        <w:rPr>
          <w:spacing w:val="26"/>
          <w:w w:val="110"/>
        </w:rPr>
        <w:t xml:space="preserve"> </w:t>
      </w:r>
      <w:r w:rsidR="00D251A0">
        <w:rPr>
          <w:w w:val="110"/>
        </w:rPr>
        <w:t>perturb</w:t>
      </w:r>
      <w:r w:rsidR="00D251A0">
        <w:rPr>
          <w:spacing w:val="26"/>
          <w:w w:val="110"/>
        </w:rPr>
        <w:t xml:space="preserve"> </w:t>
      </w:r>
      <w:r w:rsidR="00D251A0">
        <w:rPr>
          <w:w w:val="110"/>
        </w:rPr>
        <w:t>or</w:t>
      </w:r>
      <w:r w:rsidR="00D251A0">
        <w:rPr>
          <w:spacing w:val="27"/>
          <w:w w:val="110"/>
        </w:rPr>
        <w:t xml:space="preserve"> </w:t>
      </w:r>
      <w:r w:rsidR="00D251A0">
        <w:rPr>
          <w:w w:val="110"/>
        </w:rPr>
        <w:t>impact</w:t>
      </w:r>
      <w:r w:rsidR="00D251A0">
        <w:rPr>
          <w:spacing w:val="26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26"/>
          <w:w w:val="110"/>
        </w:rPr>
        <w:t xml:space="preserve"> </w:t>
      </w:r>
      <w:r w:rsidR="00D251A0">
        <w:rPr>
          <w:w w:val="110"/>
        </w:rPr>
        <w:t>real-time</w:t>
      </w:r>
      <w:r w:rsidR="00D251A0">
        <w:rPr>
          <w:spacing w:val="26"/>
          <w:w w:val="110"/>
        </w:rPr>
        <w:t xml:space="preserve"> </w:t>
      </w:r>
      <w:r w:rsidR="00D251A0">
        <w:rPr>
          <w:w w:val="110"/>
        </w:rPr>
        <w:t>functions</w:t>
      </w:r>
      <w:r w:rsidR="00D251A0">
        <w:rPr>
          <w:spacing w:val="-52"/>
          <w:w w:val="110"/>
        </w:rPr>
        <w:t xml:space="preserve"> </w:t>
      </w:r>
      <w:r w:rsidR="00D251A0">
        <w:rPr>
          <w:w w:val="110"/>
        </w:rPr>
        <w:t>in any significant way while at the same time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provide the necessary level of security.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This is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especially</w:t>
      </w:r>
      <w:r w:rsidR="00D251A0">
        <w:rPr>
          <w:spacing w:val="-8"/>
          <w:w w:val="110"/>
        </w:rPr>
        <w:t xml:space="preserve"> </w:t>
      </w:r>
      <w:r w:rsidR="00D251A0">
        <w:rPr>
          <w:w w:val="110"/>
        </w:rPr>
        <w:t>acute</w:t>
      </w:r>
      <w:r w:rsidR="00D251A0">
        <w:rPr>
          <w:spacing w:val="-7"/>
          <w:w w:val="110"/>
        </w:rPr>
        <w:t xml:space="preserve"> </w:t>
      </w:r>
      <w:r w:rsidR="00D251A0">
        <w:rPr>
          <w:w w:val="110"/>
        </w:rPr>
        <w:t>in</w:t>
      </w:r>
      <w:r w:rsidR="00D251A0">
        <w:rPr>
          <w:spacing w:val="-7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-7"/>
          <w:w w:val="110"/>
        </w:rPr>
        <w:t xml:space="preserve"> </w:t>
      </w:r>
      <w:r w:rsidR="00D251A0">
        <w:rPr>
          <w:w w:val="110"/>
        </w:rPr>
        <w:t>case</w:t>
      </w:r>
      <w:r w:rsidR="00D251A0">
        <w:rPr>
          <w:spacing w:val="-7"/>
          <w:w w:val="110"/>
        </w:rPr>
        <w:t xml:space="preserve"> </w:t>
      </w:r>
      <w:r w:rsidR="00D251A0">
        <w:rPr>
          <w:w w:val="110"/>
        </w:rPr>
        <w:t>of</w:t>
      </w:r>
      <w:r w:rsidR="00D251A0">
        <w:rPr>
          <w:spacing w:val="-8"/>
          <w:w w:val="110"/>
        </w:rPr>
        <w:t xml:space="preserve"> </w:t>
      </w:r>
      <w:r w:rsidR="00D251A0">
        <w:rPr>
          <w:i/>
          <w:iCs/>
          <w:w w:val="110"/>
        </w:rPr>
        <w:t>legacy</w:t>
      </w:r>
      <w:r w:rsidR="00D251A0">
        <w:rPr>
          <w:i/>
          <w:iCs/>
          <w:spacing w:val="-7"/>
          <w:w w:val="110"/>
        </w:rPr>
        <w:t xml:space="preserve"> </w:t>
      </w:r>
      <w:r w:rsidR="00D251A0">
        <w:rPr>
          <w:i/>
          <w:iCs/>
          <w:w w:val="110"/>
        </w:rPr>
        <w:t>systems</w:t>
      </w:r>
      <w:r w:rsidR="00D251A0">
        <w:rPr>
          <w:i/>
          <w:iCs/>
          <w:spacing w:val="-7"/>
          <w:w w:val="110"/>
        </w:rPr>
        <w:t xml:space="preserve"> </w:t>
      </w:r>
      <w:r w:rsidR="00D251A0">
        <w:rPr>
          <w:w w:val="110"/>
        </w:rPr>
        <w:t>(i.e.,</w:t>
      </w:r>
    </w:p>
    <w:p w14:paraId="2410308E" w14:textId="77777777" w:rsidR="00F85719" w:rsidRDefault="00D251A0">
      <w:pPr>
        <w:pStyle w:val="BodyText"/>
        <w:kinsoku w:val="0"/>
        <w:overflowPunct w:val="0"/>
        <w:spacing w:line="188" w:lineRule="exact"/>
        <w:ind w:left="119"/>
        <w:jc w:val="both"/>
        <w:rPr>
          <w:w w:val="110"/>
        </w:rPr>
      </w:pPr>
      <w:r>
        <w:rPr>
          <w:w w:val="110"/>
        </w:rPr>
        <w:t>existing</w:t>
      </w:r>
      <w:r>
        <w:rPr>
          <w:spacing w:val="17"/>
          <w:w w:val="110"/>
        </w:rPr>
        <w:t xml:space="preserve"> </w:t>
      </w:r>
      <w:r>
        <w:rPr>
          <w:w w:val="110"/>
        </w:rPr>
        <w:t>RTS</w:t>
      </w:r>
      <w:r>
        <w:rPr>
          <w:spacing w:val="18"/>
          <w:w w:val="110"/>
        </w:rPr>
        <w:t xml:space="preserve"> </w:t>
      </w:r>
      <w:proofErr w:type="gramStart"/>
      <w:r>
        <w:rPr>
          <w:w w:val="110"/>
        </w:rPr>
        <w:t>where</w:t>
      </w:r>
      <w:proofErr w:type="gramEnd"/>
      <w:r>
        <w:rPr>
          <w:spacing w:val="18"/>
          <w:w w:val="110"/>
        </w:rPr>
        <w:t xml:space="preserve"> </w:t>
      </w:r>
      <w:r>
        <w:rPr>
          <w:w w:val="110"/>
        </w:rPr>
        <w:t>modification</w:t>
      </w:r>
      <w:r>
        <w:rPr>
          <w:spacing w:val="17"/>
          <w:w w:val="110"/>
        </w:rPr>
        <w:t xml:space="preserve"> </w:t>
      </w:r>
      <w:r>
        <w:rPr>
          <w:w w:val="110"/>
        </w:rPr>
        <w:t>or</w:t>
      </w:r>
      <w:r>
        <w:rPr>
          <w:spacing w:val="18"/>
          <w:w w:val="110"/>
        </w:rPr>
        <w:t xml:space="preserve"> </w:t>
      </w:r>
      <w:r>
        <w:rPr>
          <w:w w:val="110"/>
        </w:rPr>
        <w:t>perturbation</w:t>
      </w:r>
    </w:p>
    <w:p w14:paraId="1C2388E3" w14:textId="77777777" w:rsidR="00F85719" w:rsidRDefault="00F85719">
      <w:pPr>
        <w:pStyle w:val="BodyText"/>
        <w:kinsoku w:val="0"/>
        <w:overflowPunct w:val="0"/>
        <w:spacing w:line="188" w:lineRule="exact"/>
        <w:ind w:left="119"/>
        <w:jc w:val="both"/>
        <w:rPr>
          <w:w w:val="110"/>
        </w:rPr>
        <w:sectPr w:rsidR="00F85719">
          <w:footerReference w:type="default" r:id="rId81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1A472304" w14:textId="77777777" w:rsidR="00F85719" w:rsidRDefault="00D251A0">
      <w:pPr>
        <w:pStyle w:val="BodyText"/>
        <w:kinsoku w:val="0"/>
        <w:overflowPunct w:val="0"/>
        <w:spacing w:before="56" w:line="268" w:lineRule="auto"/>
        <w:ind w:left="119"/>
        <w:rPr>
          <w:w w:val="110"/>
        </w:rPr>
      </w:pP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task</w:t>
      </w:r>
      <w:r>
        <w:rPr>
          <w:spacing w:val="1"/>
          <w:w w:val="110"/>
        </w:rPr>
        <w:t xml:space="preserve"> </w:t>
      </w:r>
      <w:r>
        <w:rPr>
          <w:w w:val="110"/>
        </w:rPr>
        <w:t>parameters</w:t>
      </w:r>
      <w:r>
        <w:rPr>
          <w:spacing w:val="1"/>
          <w:w w:val="110"/>
        </w:rPr>
        <w:t xml:space="preserve"> </w:t>
      </w:r>
      <w:r>
        <w:rPr>
          <w:w w:val="110"/>
        </w:rPr>
        <w:t>such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run-</w:t>
      </w:r>
      <w:proofErr w:type="gramStart"/>
      <w:r>
        <w:rPr>
          <w:w w:val="110"/>
        </w:rPr>
        <w:t xml:space="preserve">times, </w:t>
      </w:r>
      <w:r>
        <w:rPr>
          <w:spacing w:val="15"/>
          <w:w w:val="110"/>
        </w:rPr>
        <w:t xml:space="preserve"> </w:t>
      </w:r>
      <w:r>
        <w:rPr>
          <w:w w:val="110"/>
        </w:rPr>
        <w:t>periods</w:t>
      </w:r>
      <w:proofErr w:type="gramEnd"/>
      <w:r>
        <w:rPr>
          <w:w w:val="110"/>
        </w:rPr>
        <w:t>,</w:t>
      </w:r>
      <w:r>
        <w:rPr>
          <w:spacing w:val="-52"/>
          <w:w w:val="110"/>
        </w:rPr>
        <w:t xml:space="preserve"> </w:t>
      </w:r>
      <w:r>
        <w:rPr>
          <w:w w:val="110"/>
        </w:rPr>
        <w:t>and task execution</w:t>
      </w:r>
      <w:r>
        <w:rPr>
          <w:spacing w:val="-1"/>
          <w:w w:val="110"/>
        </w:rPr>
        <w:t xml:space="preserve"> </w:t>
      </w:r>
      <w:r>
        <w:rPr>
          <w:w w:val="110"/>
        </w:rPr>
        <w:t>orders is not always feasible.).</w:t>
      </w:r>
    </w:p>
    <w:p w14:paraId="36170CEC" w14:textId="77777777" w:rsidR="00F85719" w:rsidRDefault="00D251A0">
      <w:pPr>
        <w:pStyle w:val="BodyText"/>
        <w:kinsoku w:val="0"/>
        <w:overflowPunct w:val="0"/>
        <w:spacing w:line="273" w:lineRule="auto"/>
        <w:ind w:left="460" w:right="106" w:hanging="341"/>
        <w:rPr>
          <w:w w:val="110"/>
          <w:sz w:val="18"/>
          <w:szCs w:val="18"/>
        </w:rPr>
      </w:pPr>
      <w:r>
        <w:rPr>
          <w:sz w:val="24"/>
          <w:szCs w:val="24"/>
        </w:rPr>
        <w:br w:type="column"/>
      </w:r>
      <w:r>
        <w:rPr>
          <w:b/>
          <w:bCs/>
          <w:w w:val="110"/>
          <w:sz w:val="18"/>
          <w:szCs w:val="18"/>
        </w:rPr>
        <w:t>Table</w:t>
      </w:r>
      <w:r>
        <w:rPr>
          <w:b/>
          <w:bCs/>
          <w:spacing w:val="10"/>
          <w:w w:val="110"/>
          <w:sz w:val="18"/>
          <w:szCs w:val="18"/>
        </w:rPr>
        <w:t xml:space="preserve"> </w:t>
      </w:r>
      <w:r>
        <w:rPr>
          <w:b/>
          <w:bCs/>
          <w:w w:val="110"/>
          <w:sz w:val="18"/>
          <w:szCs w:val="18"/>
        </w:rPr>
        <w:t>1:</w:t>
      </w:r>
      <w:r>
        <w:rPr>
          <w:b/>
          <w:bCs/>
          <w:spacing w:val="4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Example</w:t>
      </w:r>
      <w:r>
        <w:rPr>
          <w:spacing w:val="11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of</w:t>
      </w:r>
      <w:r>
        <w:rPr>
          <w:spacing w:val="1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security</w:t>
      </w:r>
      <w:r>
        <w:rPr>
          <w:spacing w:val="1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tasks</w:t>
      </w:r>
      <w:r>
        <w:rPr>
          <w:spacing w:val="11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—</w:t>
      </w:r>
      <w:r>
        <w:rPr>
          <w:spacing w:val="1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this</w:t>
      </w:r>
      <w:r>
        <w:rPr>
          <w:spacing w:val="1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is</w:t>
      </w:r>
      <w:r>
        <w:rPr>
          <w:spacing w:val="11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by</w:t>
      </w:r>
      <w:r>
        <w:rPr>
          <w:spacing w:val="1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no</w:t>
      </w:r>
      <w:r>
        <w:rPr>
          <w:spacing w:val="10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stretch</w:t>
      </w:r>
      <w:r>
        <w:rPr>
          <w:spacing w:val="-46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meant</w:t>
      </w:r>
      <w:r>
        <w:rPr>
          <w:spacing w:val="-6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to</w:t>
      </w:r>
      <w:r>
        <w:rPr>
          <w:spacing w:val="-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be</w:t>
      </w:r>
      <w:r>
        <w:rPr>
          <w:spacing w:val="-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an</w:t>
      </w:r>
      <w:r>
        <w:rPr>
          <w:spacing w:val="-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exhaustive</w:t>
      </w:r>
      <w:r>
        <w:rPr>
          <w:spacing w:val="-5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list.</w:t>
      </w:r>
    </w:p>
    <w:p w14:paraId="2D57839D" w14:textId="77777777" w:rsidR="00F85719" w:rsidRDefault="00F85719">
      <w:pPr>
        <w:pStyle w:val="BodyText"/>
        <w:kinsoku w:val="0"/>
        <w:overflowPunct w:val="0"/>
        <w:spacing w:line="273" w:lineRule="auto"/>
        <w:ind w:left="460" w:right="106" w:hanging="341"/>
        <w:rPr>
          <w:w w:val="110"/>
          <w:sz w:val="18"/>
          <w:szCs w:val="18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num="2" w:space="720" w:equalWidth="0">
            <w:col w:w="4508" w:space="79"/>
            <w:col w:w="5013"/>
          </w:cols>
          <w:noEndnote/>
        </w:sectPr>
      </w:pPr>
    </w:p>
    <w:p w14:paraId="1160FBA0" w14:textId="77777777" w:rsidR="00F85719" w:rsidRDefault="00D251A0">
      <w:pPr>
        <w:pStyle w:val="BodyText"/>
        <w:kinsoku w:val="0"/>
        <w:overflowPunct w:val="0"/>
        <w:spacing w:before="1" w:line="266" w:lineRule="auto"/>
        <w:ind w:left="119" w:right="117"/>
        <w:jc w:val="both"/>
        <w:rPr>
          <w:w w:val="105"/>
        </w:rPr>
      </w:pPr>
      <w:r>
        <w:rPr>
          <w:w w:val="105"/>
        </w:rPr>
        <w:t>Hence,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propose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improve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security</w:t>
      </w:r>
      <w:r>
        <w:rPr>
          <w:spacing w:val="-12"/>
          <w:w w:val="105"/>
        </w:rPr>
        <w:t xml:space="preserve"> </w:t>
      </w:r>
      <w:r>
        <w:rPr>
          <w:w w:val="105"/>
        </w:rPr>
        <w:t>posture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RTS</w:t>
      </w:r>
      <w:r>
        <w:rPr>
          <w:spacing w:val="-12"/>
          <w:w w:val="105"/>
        </w:rPr>
        <w:t xml:space="preserve"> </w:t>
      </w:r>
      <w:r>
        <w:rPr>
          <w:w w:val="105"/>
        </w:rPr>
        <w:t>through</w:t>
      </w:r>
      <w:r>
        <w:rPr>
          <w:spacing w:val="-12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rFonts w:ascii="Georgia" w:hAnsi="Georgia" w:cs="Georgia"/>
          <w:b/>
          <w:bCs/>
          <w:i/>
          <w:iCs/>
          <w:w w:val="105"/>
        </w:rPr>
        <w:t>“security</w:t>
      </w:r>
      <w:r>
        <w:rPr>
          <w:rFonts w:ascii="Georgia" w:hAnsi="Georgia" w:cs="Georgia"/>
          <w:b/>
          <w:bCs/>
          <w:i/>
          <w:iCs/>
          <w:spacing w:val="-13"/>
          <w:w w:val="105"/>
        </w:rPr>
        <w:t xml:space="preserve"> </w:t>
      </w:r>
      <w:r>
        <w:rPr>
          <w:rFonts w:ascii="Georgia" w:hAnsi="Georgia" w:cs="Georgia"/>
          <w:b/>
          <w:bCs/>
          <w:i/>
          <w:iCs/>
          <w:w w:val="105"/>
        </w:rPr>
        <w:t>tasks”</w:t>
      </w:r>
      <w:r>
        <w:rPr>
          <w:rFonts w:ascii="Georgia" w:hAnsi="Georgia" w:cs="Georgia"/>
          <w:b/>
          <w:bCs/>
          <w:i/>
          <w:iCs/>
          <w:spacing w:val="-9"/>
          <w:w w:val="105"/>
        </w:rPr>
        <w:t xml:space="preserve"> </w:t>
      </w:r>
      <w:r>
        <w:rPr>
          <w:w w:val="105"/>
        </w:rPr>
        <w:t>(i.e.,</w:t>
      </w:r>
      <w:r>
        <w:rPr>
          <w:spacing w:val="-10"/>
          <w:w w:val="105"/>
        </w:rPr>
        <w:t xml:space="preserve"> </w:t>
      </w:r>
      <w:r>
        <w:rPr>
          <w:w w:val="105"/>
        </w:rPr>
        <w:t>tasks</w:t>
      </w:r>
      <w:r>
        <w:rPr>
          <w:spacing w:val="-50"/>
          <w:w w:val="105"/>
        </w:rPr>
        <w:t xml:space="preserve"> </w:t>
      </w:r>
      <w:r>
        <w:rPr>
          <w:w w:val="105"/>
        </w:rPr>
        <w:t>that are specific for intrusion monitoring and detection purposes) while ensuring that the existing real-time</w:t>
      </w:r>
      <w:r>
        <w:rPr>
          <w:spacing w:val="1"/>
          <w:w w:val="105"/>
        </w:rPr>
        <w:t xml:space="preserve"> </w:t>
      </w:r>
      <w:r>
        <w:rPr>
          <w:w w:val="105"/>
        </w:rPr>
        <w:t>tasks</w:t>
      </w:r>
      <w:r>
        <w:rPr>
          <w:spacing w:val="37"/>
          <w:w w:val="105"/>
        </w:rPr>
        <w:t xml:space="preserve"> </w:t>
      </w:r>
      <w:r>
        <w:rPr>
          <w:w w:val="105"/>
        </w:rPr>
        <w:t>are</w:t>
      </w:r>
      <w:r>
        <w:rPr>
          <w:spacing w:val="37"/>
          <w:w w:val="105"/>
        </w:rPr>
        <w:t xml:space="preserve"> </w:t>
      </w:r>
      <w:r>
        <w:rPr>
          <w:i/>
          <w:iCs/>
          <w:w w:val="105"/>
        </w:rPr>
        <w:t>not</w:t>
      </w:r>
      <w:r>
        <w:rPr>
          <w:i/>
          <w:iCs/>
          <w:spacing w:val="37"/>
          <w:w w:val="105"/>
        </w:rPr>
        <w:t xml:space="preserve"> </w:t>
      </w:r>
      <w:r>
        <w:rPr>
          <w:i/>
          <w:iCs/>
          <w:w w:val="105"/>
        </w:rPr>
        <w:t>affected</w:t>
      </w:r>
      <w:r>
        <w:rPr>
          <w:i/>
          <w:iCs/>
          <w:spacing w:val="37"/>
          <w:w w:val="105"/>
        </w:rPr>
        <w:t xml:space="preserve"> </w:t>
      </w:r>
      <w:r>
        <w:rPr>
          <w:w w:val="105"/>
        </w:rPr>
        <w:t>by</w:t>
      </w:r>
      <w:r>
        <w:rPr>
          <w:spacing w:val="38"/>
          <w:w w:val="105"/>
        </w:rPr>
        <w:t xml:space="preserve"> </w:t>
      </w:r>
      <w:r>
        <w:rPr>
          <w:w w:val="105"/>
        </w:rPr>
        <w:t>such</w:t>
      </w:r>
      <w:r>
        <w:rPr>
          <w:spacing w:val="37"/>
          <w:w w:val="105"/>
        </w:rPr>
        <w:t xml:space="preserve"> </w:t>
      </w:r>
      <w:r>
        <w:rPr>
          <w:w w:val="105"/>
        </w:rPr>
        <w:t>integration.</w:t>
      </w:r>
      <w:r>
        <w:rPr>
          <w:spacing w:val="10"/>
          <w:w w:val="105"/>
        </w:rPr>
        <w:t xml:space="preserve"> </w:t>
      </w:r>
      <w:r>
        <w:rPr>
          <w:w w:val="105"/>
        </w:rPr>
        <w:t>Table</w:t>
      </w:r>
      <w:r>
        <w:rPr>
          <w:spacing w:val="37"/>
          <w:w w:val="105"/>
        </w:rPr>
        <w:t xml:space="preserve"> </w:t>
      </w:r>
      <w:r>
        <w:rPr>
          <w:w w:val="105"/>
        </w:rPr>
        <w:t>1</w:t>
      </w:r>
      <w:r>
        <w:rPr>
          <w:spacing w:val="37"/>
          <w:w w:val="105"/>
        </w:rPr>
        <w:t xml:space="preserve"> </w:t>
      </w:r>
      <w:r>
        <w:rPr>
          <w:w w:val="105"/>
        </w:rPr>
        <w:t>presents</w:t>
      </w:r>
      <w:r>
        <w:rPr>
          <w:spacing w:val="38"/>
          <w:w w:val="105"/>
        </w:rPr>
        <w:t xml:space="preserve"> </w:t>
      </w:r>
      <w:r>
        <w:rPr>
          <w:w w:val="105"/>
        </w:rPr>
        <w:t>some</w:t>
      </w:r>
      <w:r>
        <w:rPr>
          <w:spacing w:val="37"/>
          <w:w w:val="105"/>
        </w:rPr>
        <w:t xml:space="preserve"> </w:t>
      </w:r>
      <w:r>
        <w:rPr>
          <w:w w:val="105"/>
        </w:rPr>
        <w:t>examples</w:t>
      </w:r>
      <w:r>
        <w:rPr>
          <w:spacing w:val="37"/>
          <w:w w:val="105"/>
        </w:rPr>
        <w:t xml:space="preserve"> </w:t>
      </w:r>
      <w:r>
        <w:rPr>
          <w:w w:val="105"/>
        </w:rPr>
        <w:t>of</w:t>
      </w:r>
      <w:r>
        <w:rPr>
          <w:spacing w:val="37"/>
          <w:w w:val="105"/>
        </w:rPr>
        <w:t xml:space="preserve"> </w:t>
      </w:r>
      <w:r>
        <w:rPr>
          <w:w w:val="105"/>
        </w:rPr>
        <w:t>security</w:t>
      </w:r>
      <w:r>
        <w:rPr>
          <w:spacing w:val="37"/>
          <w:w w:val="105"/>
        </w:rPr>
        <w:t xml:space="preserve"> </w:t>
      </w:r>
      <w:r>
        <w:rPr>
          <w:w w:val="105"/>
        </w:rPr>
        <w:t>tasks</w:t>
      </w:r>
      <w:r>
        <w:rPr>
          <w:spacing w:val="38"/>
          <w:w w:val="105"/>
        </w:rPr>
        <w:t xml:space="preserve"> </w:t>
      </w:r>
      <w:r>
        <w:rPr>
          <w:w w:val="105"/>
        </w:rPr>
        <w:t>that</w:t>
      </w:r>
      <w:r>
        <w:rPr>
          <w:spacing w:val="37"/>
          <w:w w:val="105"/>
        </w:rPr>
        <w:t xml:space="preserve"> </w:t>
      </w:r>
      <w:r>
        <w:rPr>
          <w:w w:val="105"/>
        </w:rPr>
        <w:t>can</w:t>
      </w:r>
      <w:r>
        <w:rPr>
          <w:spacing w:val="37"/>
          <w:w w:val="105"/>
        </w:rPr>
        <w:t xml:space="preserve"> </w:t>
      </w:r>
      <w:r>
        <w:rPr>
          <w:w w:val="105"/>
        </w:rPr>
        <w:t>be</w:t>
      </w:r>
    </w:p>
    <w:p w14:paraId="50A1D794" w14:textId="77777777" w:rsidR="00F85719" w:rsidRDefault="00F85719">
      <w:pPr>
        <w:pStyle w:val="BodyText"/>
        <w:kinsoku w:val="0"/>
        <w:overflowPunct w:val="0"/>
        <w:spacing w:before="1" w:line="266" w:lineRule="auto"/>
        <w:ind w:left="119" w:right="117"/>
        <w:jc w:val="both"/>
        <w:rPr>
          <w:w w:val="105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space="720" w:equalWidth="0">
            <w:col w:w="9600"/>
          </w:cols>
          <w:noEndnote/>
        </w:sectPr>
      </w:pPr>
    </w:p>
    <w:p w14:paraId="6BD83A48" w14:textId="77777777" w:rsidR="00F85719" w:rsidRDefault="00D251A0">
      <w:pPr>
        <w:pStyle w:val="BodyText"/>
        <w:kinsoku w:val="0"/>
        <w:overflowPunct w:val="0"/>
        <w:spacing w:before="72" w:line="268" w:lineRule="auto"/>
        <w:ind w:left="120" w:right="117"/>
        <w:jc w:val="both"/>
        <w:rPr>
          <w:w w:val="110"/>
        </w:rPr>
      </w:pPr>
      <w:r>
        <w:rPr>
          <w:w w:val="110"/>
        </w:rPr>
        <w:lastRenderedPageBreak/>
        <w:t>integrated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6"/>
          <w:w w:val="110"/>
        </w:rPr>
        <w:t xml:space="preserve"> </w:t>
      </w:r>
      <w:r>
        <w:rPr>
          <w:w w:val="110"/>
        </w:rPr>
        <w:t>RTS.</w:t>
      </w:r>
      <w:r>
        <w:rPr>
          <w:spacing w:val="-6"/>
          <w:w w:val="110"/>
        </w:rPr>
        <w:t xml:space="preserve"> </w:t>
      </w:r>
      <w:r>
        <w:rPr>
          <w:w w:val="110"/>
        </w:rPr>
        <w:t>Security</w:t>
      </w:r>
      <w:r>
        <w:rPr>
          <w:spacing w:val="-6"/>
          <w:w w:val="110"/>
        </w:rPr>
        <w:t xml:space="preserve"> </w:t>
      </w:r>
      <w:r>
        <w:rPr>
          <w:w w:val="110"/>
        </w:rPr>
        <w:t>tasks</w:t>
      </w:r>
      <w:r>
        <w:rPr>
          <w:spacing w:val="-6"/>
          <w:w w:val="110"/>
        </w:rPr>
        <w:t xml:space="preserve"> </w:t>
      </w:r>
      <w:r>
        <w:rPr>
          <w:w w:val="110"/>
        </w:rPr>
        <w:t>could</w:t>
      </w:r>
      <w:r>
        <w:rPr>
          <w:spacing w:val="-6"/>
          <w:w w:val="110"/>
        </w:rPr>
        <w:t xml:space="preserve"> </w:t>
      </w:r>
      <w:r>
        <w:rPr>
          <w:w w:val="110"/>
        </w:rPr>
        <w:t>include</w:t>
      </w:r>
      <w:r>
        <w:rPr>
          <w:spacing w:val="-6"/>
          <w:w w:val="110"/>
        </w:rPr>
        <w:t xml:space="preserve"> </w:t>
      </w:r>
      <w:r>
        <w:rPr>
          <w:w w:val="110"/>
        </w:rPr>
        <w:t>protection,</w:t>
      </w:r>
      <w:r>
        <w:rPr>
          <w:spacing w:val="-6"/>
          <w:w w:val="110"/>
        </w:rPr>
        <w:t xml:space="preserve"> </w:t>
      </w:r>
      <w:proofErr w:type="gramStart"/>
      <w:r>
        <w:rPr>
          <w:w w:val="110"/>
        </w:rPr>
        <w:t>detection</w:t>
      </w:r>
      <w:proofErr w:type="gramEnd"/>
      <w:r>
        <w:rPr>
          <w:spacing w:val="-6"/>
          <w:w w:val="110"/>
        </w:rPr>
        <w:t xml:space="preserve"> </w:t>
      </w:r>
      <w:r>
        <w:rPr>
          <w:w w:val="110"/>
        </w:rPr>
        <w:t>or</w:t>
      </w:r>
      <w:r>
        <w:rPr>
          <w:spacing w:val="-7"/>
          <w:w w:val="110"/>
        </w:rPr>
        <w:t xml:space="preserve"> </w:t>
      </w:r>
      <w:r>
        <w:rPr>
          <w:w w:val="110"/>
        </w:rPr>
        <w:t>response</w:t>
      </w:r>
      <w:r>
        <w:rPr>
          <w:spacing w:val="-6"/>
          <w:w w:val="110"/>
        </w:rPr>
        <w:t xml:space="preserve"> </w:t>
      </w:r>
      <w:r>
        <w:rPr>
          <w:w w:val="110"/>
        </w:rPr>
        <w:t>mechanisms,</w:t>
      </w:r>
      <w:r>
        <w:rPr>
          <w:spacing w:val="-6"/>
          <w:w w:val="110"/>
        </w:rPr>
        <w:t xml:space="preserve"> </w:t>
      </w:r>
      <w:r>
        <w:rPr>
          <w:w w:val="110"/>
        </w:rPr>
        <w:t>depending</w:t>
      </w:r>
      <w:r>
        <w:rPr>
          <w:spacing w:val="-52"/>
          <w:w w:val="110"/>
        </w:rPr>
        <w:t xml:space="preserve"> </w:t>
      </w:r>
      <w:r>
        <w:rPr>
          <w:w w:val="110"/>
        </w:rPr>
        <w:t>on the system requirements — for instance, a sensor correlation task (to detect sensor manipulation) or an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anomaly detection task (that checks possible intrusions) [25]. Our proposed work will </w:t>
      </w:r>
      <w:r>
        <w:rPr>
          <w:i/>
          <w:iCs/>
          <w:w w:val="110"/>
        </w:rPr>
        <w:t xml:space="preserve">not </w:t>
      </w:r>
      <w:r>
        <w:rPr>
          <w:w w:val="110"/>
        </w:rPr>
        <w:t>design towards</w:t>
      </w:r>
      <w:r>
        <w:rPr>
          <w:spacing w:val="1"/>
          <w:w w:val="110"/>
        </w:rPr>
        <w:t xml:space="preserve"> </w:t>
      </w:r>
      <w:r>
        <w:rPr>
          <w:w w:val="105"/>
        </w:rPr>
        <w:t xml:space="preserve">any specific security mechanisms — our focus here is to </w:t>
      </w:r>
      <w:r>
        <w:rPr>
          <w:i/>
          <w:iCs/>
          <w:w w:val="105"/>
        </w:rPr>
        <w:t>integrate any designer-provided security monitoring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10"/>
        </w:rPr>
        <w:t>tasks</w:t>
      </w:r>
      <w:r>
        <w:rPr>
          <w:i/>
          <w:iCs/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</w:rPr>
        <w:t>schedule</w:t>
      </w:r>
      <w:r>
        <w:rPr>
          <w:i/>
          <w:iCs/>
          <w:spacing w:val="-8"/>
          <w:w w:val="110"/>
        </w:rPr>
        <w:t xml:space="preserve"> </w:t>
      </w:r>
      <w:r>
        <w:rPr>
          <w:w w:val="110"/>
        </w:rPr>
        <w:t>them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respect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real-time</w:t>
      </w:r>
      <w:r>
        <w:rPr>
          <w:spacing w:val="-8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8"/>
          <w:w w:val="110"/>
        </w:rPr>
        <w:t xml:space="preserve"> </w:t>
      </w:r>
      <w:r>
        <w:rPr>
          <w:w w:val="110"/>
        </w:rPr>
        <w:t>into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multicore</w:t>
      </w:r>
      <w:r>
        <w:rPr>
          <w:spacing w:val="-8"/>
          <w:w w:val="110"/>
        </w:rPr>
        <w:t xml:space="preserve"> </w:t>
      </w:r>
      <w:r>
        <w:rPr>
          <w:w w:val="110"/>
        </w:rPr>
        <w:t>RTS.</w:t>
      </w:r>
    </w:p>
    <w:p w14:paraId="6140BD1D" w14:textId="77777777" w:rsidR="00F85719" w:rsidRDefault="00D251A0">
      <w:pPr>
        <w:pStyle w:val="BodyText"/>
        <w:kinsoku w:val="0"/>
        <w:overflowPunct w:val="0"/>
        <w:spacing w:line="268" w:lineRule="auto"/>
        <w:ind w:left="119" w:right="117" w:firstLine="298"/>
        <w:jc w:val="both"/>
        <w:rPr>
          <w:w w:val="110"/>
        </w:rPr>
      </w:pPr>
      <w:r>
        <w:rPr>
          <w:w w:val="110"/>
        </w:rPr>
        <w:t xml:space="preserve">We will evaluate our proposed techniques using </w:t>
      </w:r>
      <w:r>
        <w:rPr>
          <w:i/>
          <w:iCs/>
          <w:w w:val="110"/>
        </w:rPr>
        <w:t xml:space="preserve">(a) </w:t>
      </w:r>
      <w:r>
        <w:rPr>
          <w:w w:val="110"/>
        </w:rPr>
        <w:t xml:space="preserve">simulations, </w:t>
      </w:r>
      <w:r>
        <w:rPr>
          <w:i/>
          <w:iCs/>
          <w:w w:val="110"/>
        </w:rPr>
        <w:t xml:space="preserve">(b) </w:t>
      </w:r>
      <w:r>
        <w:rPr>
          <w:w w:val="110"/>
        </w:rPr>
        <w:t>realistic workloads and embedded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benchmark suites, and </w:t>
      </w:r>
      <w:r>
        <w:rPr>
          <w:i/>
          <w:iCs/>
          <w:w w:val="110"/>
        </w:rPr>
        <w:t xml:space="preserve">(c) </w:t>
      </w:r>
      <w:r>
        <w:rPr>
          <w:w w:val="110"/>
        </w:rPr>
        <w:t>off-the-shelf hardware testbeds (Section 5).</w:t>
      </w:r>
      <w:r>
        <w:rPr>
          <w:spacing w:val="1"/>
          <w:w w:val="110"/>
        </w:rPr>
        <w:t xml:space="preserve"> </w:t>
      </w:r>
      <w:r>
        <w:rPr>
          <w:w w:val="110"/>
        </w:rPr>
        <w:t>Our research activities will be</w:t>
      </w:r>
      <w:r>
        <w:rPr>
          <w:spacing w:val="1"/>
          <w:w w:val="110"/>
        </w:rPr>
        <w:t xml:space="preserve"> </w:t>
      </w:r>
      <w:r>
        <w:rPr>
          <w:w w:val="110"/>
        </w:rPr>
        <w:t>complemented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tightly</w:t>
      </w:r>
      <w:r>
        <w:rPr>
          <w:spacing w:val="1"/>
          <w:w w:val="110"/>
        </w:rPr>
        <w:t xml:space="preserve"> </w:t>
      </w:r>
      <w:r>
        <w:rPr>
          <w:w w:val="110"/>
        </w:rPr>
        <w:t>integrated</w:t>
      </w:r>
      <w:r>
        <w:rPr>
          <w:spacing w:val="1"/>
          <w:w w:val="110"/>
        </w:rPr>
        <w:t xml:space="preserve"> </w:t>
      </w:r>
      <w:r>
        <w:rPr>
          <w:w w:val="110"/>
        </w:rPr>
        <w:t>educational</w:t>
      </w:r>
      <w:r>
        <w:rPr>
          <w:spacing w:val="1"/>
          <w:w w:val="110"/>
        </w:rPr>
        <w:t xml:space="preserve"> </w:t>
      </w:r>
      <w:r>
        <w:rPr>
          <w:w w:val="110"/>
        </w:rPr>
        <w:t>components</w:t>
      </w:r>
      <w:r>
        <w:rPr>
          <w:spacing w:val="1"/>
          <w:w w:val="110"/>
        </w:rPr>
        <w:t xml:space="preserve"> </w:t>
      </w:r>
      <w:r>
        <w:rPr>
          <w:w w:val="110"/>
        </w:rPr>
        <w:t>reaching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undergraduate/graduate</w:t>
      </w:r>
      <w:r>
        <w:rPr>
          <w:spacing w:val="-52"/>
          <w:w w:val="110"/>
        </w:rPr>
        <w:t xml:space="preserve"> </w:t>
      </w:r>
      <w:r>
        <w:rPr>
          <w:w w:val="110"/>
        </w:rPr>
        <w:t>students, students from minority communities, and K-12 students (Section 7). The main outcomes of our</w:t>
      </w:r>
      <w:r>
        <w:rPr>
          <w:spacing w:val="1"/>
          <w:w w:val="110"/>
        </w:rPr>
        <w:t xml:space="preserve"> </w:t>
      </w:r>
      <w:r>
        <w:rPr>
          <w:w w:val="110"/>
        </w:rPr>
        <w:t>research</w:t>
      </w:r>
      <w:r>
        <w:rPr>
          <w:spacing w:val="-7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be</w:t>
      </w:r>
      <w:r>
        <w:rPr>
          <w:spacing w:val="-6"/>
          <w:w w:val="110"/>
        </w:rPr>
        <w:t xml:space="preserve"> </w:t>
      </w:r>
      <w:r>
        <w:rPr>
          <w:w w:val="110"/>
        </w:rPr>
        <w:t>to:</w:t>
      </w:r>
    </w:p>
    <w:p w14:paraId="0BA3DD2D" w14:textId="77777777" w:rsidR="00F85719" w:rsidRDefault="00D251A0">
      <w:pPr>
        <w:pStyle w:val="ListParagraph"/>
        <w:numPr>
          <w:ilvl w:val="0"/>
          <w:numId w:val="6"/>
        </w:numPr>
        <w:tabs>
          <w:tab w:val="left" w:pos="619"/>
        </w:tabs>
        <w:kinsoku w:val="0"/>
        <w:overflowPunct w:val="0"/>
        <w:spacing w:before="0" w:line="225" w:lineRule="exact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understand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various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parameters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that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affect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choices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while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integrating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into</w:t>
      </w:r>
      <w:r>
        <w:rPr>
          <w:spacing w:val="-2"/>
          <w:w w:val="110"/>
          <w:sz w:val="20"/>
          <w:szCs w:val="20"/>
        </w:rPr>
        <w:t xml:space="preserve"> </w:t>
      </w:r>
      <w:proofErr w:type="gramStart"/>
      <w:r>
        <w:rPr>
          <w:w w:val="110"/>
          <w:sz w:val="20"/>
          <w:szCs w:val="20"/>
        </w:rPr>
        <w:t>RTS;</w:t>
      </w:r>
      <w:proofErr w:type="gramEnd"/>
    </w:p>
    <w:p w14:paraId="2868C072" w14:textId="77777777" w:rsidR="00F85719" w:rsidRDefault="00D251A0">
      <w:pPr>
        <w:pStyle w:val="ListParagraph"/>
        <w:numPr>
          <w:ilvl w:val="0"/>
          <w:numId w:val="6"/>
        </w:numPr>
        <w:tabs>
          <w:tab w:val="left" w:pos="619"/>
        </w:tabs>
        <w:kinsoku w:val="0"/>
        <w:overflowPunct w:val="0"/>
        <w:spacing w:before="22"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develop</w:t>
      </w:r>
      <w:r>
        <w:rPr>
          <w:spacing w:val="2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new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analytical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frameworks</w:t>
      </w:r>
      <w:r>
        <w:rPr>
          <w:spacing w:val="2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metrics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2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integrate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monitoring</w:t>
      </w:r>
      <w:r>
        <w:rPr>
          <w:spacing w:val="2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mechanisms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into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multicore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RTS;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</w:p>
    <w:p w14:paraId="55AB98A0" w14:textId="77777777" w:rsidR="00F85719" w:rsidRDefault="00D251A0">
      <w:pPr>
        <w:pStyle w:val="ListParagraph"/>
        <w:numPr>
          <w:ilvl w:val="0"/>
          <w:numId w:val="6"/>
        </w:numPr>
        <w:tabs>
          <w:tab w:val="left" w:pos="619"/>
        </w:tabs>
        <w:kinsoku w:val="0"/>
        <w:overflowPunct w:val="0"/>
        <w:spacing w:before="0" w:line="228" w:lineRule="exact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integrate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proposed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frameworks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into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commodity</w:t>
      </w:r>
      <w:r>
        <w:rPr>
          <w:spacing w:val="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OS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evaluate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</w:t>
      </w:r>
      <w:r>
        <w:rPr>
          <w:spacing w:val="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trade-offs.</w:t>
      </w:r>
    </w:p>
    <w:p w14:paraId="330B0958" w14:textId="77777777" w:rsidR="00F85719" w:rsidRDefault="00D251A0">
      <w:pPr>
        <w:pStyle w:val="BodyText"/>
        <w:kinsoku w:val="0"/>
        <w:overflowPunct w:val="0"/>
        <w:spacing w:before="86" w:line="268" w:lineRule="auto"/>
        <w:ind w:left="119" w:right="117"/>
        <w:jc w:val="both"/>
        <w:rPr>
          <w:i/>
          <w:iCs/>
        </w:rPr>
      </w:pPr>
      <w:r>
        <w:rPr>
          <w:b/>
          <w:bCs/>
          <w:w w:val="105"/>
        </w:rPr>
        <w:t>Intellectual</w:t>
      </w:r>
      <w:r>
        <w:rPr>
          <w:b/>
          <w:bCs/>
          <w:spacing w:val="1"/>
          <w:w w:val="105"/>
        </w:rPr>
        <w:t xml:space="preserve"> </w:t>
      </w:r>
      <w:r>
        <w:rPr>
          <w:b/>
          <w:bCs/>
          <w:w w:val="105"/>
        </w:rPr>
        <w:t>Merit.</w:t>
      </w:r>
      <w:r>
        <w:rPr>
          <w:b/>
          <w:bCs/>
          <w:spacing w:val="1"/>
          <w:w w:val="105"/>
        </w:rPr>
        <w:t xml:space="preserve"> </w:t>
      </w:r>
      <w:r>
        <w:rPr>
          <w:w w:val="105"/>
        </w:rPr>
        <w:t>Our</w:t>
      </w:r>
      <w:r>
        <w:rPr>
          <w:spacing w:val="1"/>
          <w:w w:val="105"/>
        </w:rPr>
        <w:t xml:space="preserve"> </w:t>
      </w:r>
      <w:r>
        <w:rPr>
          <w:w w:val="105"/>
        </w:rPr>
        <w:t>proposed</w:t>
      </w:r>
      <w:r>
        <w:rPr>
          <w:spacing w:val="1"/>
          <w:w w:val="105"/>
        </w:rPr>
        <w:t xml:space="preserve"> </w:t>
      </w:r>
      <w:r>
        <w:rPr>
          <w:w w:val="105"/>
        </w:rPr>
        <w:t>research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develop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foundational  body</w:t>
      </w:r>
      <w:proofErr w:type="gramEnd"/>
      <w:r>
        <w:rPr>
          <w:w w:val="105"/>
        </w:rPr>
        <w:t xml:space="preserve">  of  work  to  improve  the</w:t>
      </w:r>
      <w:r>
        <w:rPr>
          <w:spacing w:val="1"/>
          <w:w w:val="105"/>
        </w:rPr>
        <w:t xml:space="preserve"> </w:t>
      </w:r>
      <w:r>
        <w:rPr>
          <w:w w:val="105"/>
        </w:rPr>
        <w:t>security of RTS especially those built using multicore chips. It will tackle a fundamentally complex problem:</w:t>
      </w:r>
      <w:r>
        <w:rPr>
          <w:spacing w:val="1"/>
          <w:w w:val="105"/>
        </w:rPr>
        <w:t xml:space="preserve"> </w:t>
      </w:r>
      <w:r>
        <w:rPr>
          <w:i/>
          <w:iCs/>
          <w:w w:val="105"/>
        </w:rPr>
        <w:t>how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to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  <w:u w:val="single"/>
        </w:rPr>
        <w:t>integrate</w:t>
      </w:r>
      <w:r>
        <w:rPr>
          <w:i/>
          <w:iCs/>
          <w:spacing w:val="-3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monitoring</w:t>
      </w:r>
      <w:r>
        <w:rPr>
          <w:i/>
          <w:iCs/>
          <w:spacing w:val="-3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and</w:t>
      </w:r>
      <w:r>
        <w:rPr>
          <w:i/>
          <w:iCs/>
          <w:spacing w:val="-3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detection</w:t>
      </w:r>
      <w:r>
        <w:rPr>
          <w:i/>
          <w:iCs/>
          <w:spacing w:val="-3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techniques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in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RTS</w:t>
      </w:r>
      <w:r>
        <w:rPr>
          <w:i/>
          <w:iCs/>
          <w:spacing w:val="-2"/>
          <w:w w:val="105"/>
        </w:rPr>
        <w:t xml:space="preserve"> </w:t>
      </w:r>
      <w:r>
        <w:rPr>
          <w:i/>
          <w:iCs/>
          <w:w w:val="105"/>
        </w:rPr>
        <w:t>while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still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meeting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the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stringent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timing</w:t>
      </w:r>
      <w:r>
        <w:rPr>
          <w:i/>
          <w:iCs/>
          <w:spacing w:val="-3"/>
          <w:w w:val="105"/>
        </w:rPr>
        <w:t xml:space="preserve"> </w:t>
      </w:r>
      <w:r>
        <w:rPr>
          <w:i/>
          <w:iCs/>
          <w:w w:val="105"/>
        </w:rPr>
        <w:t>constraints</w:t>
      </w:r>
      <w:r>
        <w:rPr>
          <w:i/>
          <w:iCs/>
          <w:spacing w:val="-50"/>
          <w:w w:val="105"/>
        </w:rPr>
        <w:t xml:space="preserve"> </w:t>
      </w:r>
      <w:r>
        <w:rPr>
          <w:i/>
          <w:iCs/>
          <w:w w:val="105"/>
        </w:rPr>
        <w:t xml:space="preserve">imposed upon such systems? </w:t>
      </w:r>
      <w:r>
        <w:rPr>
          <w:i/>
          <w:iCs/>
          <w:spacing w:val="1"/>
          <w:w w:val="105"/>
        </w:rPr>
        <w:t xml:space="preserve"> </w:t>
      </w:r>
      <w:r>
        <w:rPr>
          <w:w w:val="105"/>
        </w:rPr>
        <w:t>By systematically integrating security monitoring tasks, the proposed work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should </w:t>
      </w:r>
      <w:r>
        <w:rPr>
          <w:i/>
          <w:iCs/>
          <w:w w:val="105"/>
        </w:rPr>
        <w:t>increase the difficulty for adversaries</w:t>
      </w:r>
      <w:r>
        <w:rPr>
          <w:w w:val="105"/>
        </w:rPr>
        <w:t>. Finally, the proposed work also addresses another critical need:</w:t>
      </w:r>
      <w:r>
        <w:rPr>
          <w:spacing w:val="1"/>
          <w:w w:val="105"/>
        </w:rPr>
        <w:t xml:space="preserve"> </w:t>
      </w:r>
      <w:r>
        <w:rPr>
          <w:i/>
          <w:iCs/>
        </w:rPr>
        <w:t>how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do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we</w:t>
      </w:r>
      <w:r>
        <w:rPr>
          <w:i/>
          <w:iCs/>
          <w:spacing w:val="-6"/>
        </w:rPr>
        <w:t xml:space="preserve"> </w:t>
      </w:r>
      <w:r>
        <w:rPr>
          <w:i/>
          <w:iCs/>
          <w:u w:val="single"/>
        </w:rPr>
        <w:t>measure/quantify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effects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security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6"/>
        </w:rPr>
        <w:t xml:space="preserve"> </w:t>
      </w:r>
      <w:r>
        <w:rPr>
          <w:i/>
          <w:iCs/>
          <w:u w:val="single"/>
        </w:rPr>
        <w:t>analyze</w:t>
      </w:r>
      <w:r>
        <w:rPr>
          <w:i/>
          <w:iCs/>
          <w:spacing w:val="-7"/>
          <w:u w:val="single"/>
        </w:rPr>
        <w:t xml:space="preserve"> </w:t>
      </w:r>
      <w:r>
        <w:rPr>
          <w:i/>
          <w:iCs/>
          <w:u w:val="single"/>
        </w:rPr>
        <w:t>trade-offs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between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security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real-time</w:t>
      </w:r>
      <w:r>
        <w:rPr>
          <w:i/>
          <w:iCs/>
          <w:spacing w:val="-6"/>
        </w:rPr>
        <w:t xml:space="preserve"> </w:t>
      </w:r>
      <w:r>
        <w:rPr>
          <w:i/>
          <w:iCs/>
        </w:rPr>
        <w:t>guarantees?</w:t>
      </w:r>
    </w:p>
    <w:p w14:paraId="497238EE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spacing w:before="94"/>
        <w:rPr>
          <w:w w:val="105"/>
        </w:rPr>
      </w:pPr>
      <w:r>
        <w:rPr>
          <w:w w:val="105"/>
        </w:rPr>
        <w:t>Justification for</w:t>
      </w:r>
      <w:r>
        <w:rPr>
          <w:spacing w:val="1"/>
          <w:w w:val="105"/>
        </w:rPr>
        <w:t xml:space="preserve"> </w:t>
      </w:r>
      <w:r>
        <w:rPr>
          <w:w w:val="105"/>
        </w:rPr>
        <w:t>Funding</w:t>
      </w:r>
      <w:r>
        <w:rPr>
          <w:spacing w:val="1"/>
          <w:w w:val="105"/>
        </w:rPr>
        <w:t xml:space="preserve"> </w:t>
      </w:r>
      <w:r>
        <w:rPr>
          <w:w w:val="105"/>
        </w:rPr>
        <w:t>Request</w:t>
      </w:r>
    </w:p>
    <w:p w14:paraId="3DFED2A2" w14:textId="77777777" w:rsidR="00F85719" w:rsidRDefault="00D251A0">
      <w:pPr>
        <w:pStyle w:val="BodyText"/>
        <w:kinsoku w:val="0"/>
        <w:overflowPunct w:val="0"/>
        <w:spacing w:before="46" w:line="268" w:lineRule="auto"/>
        <w:ind w:left="119" w:right="117"/>
        <w:jc w:val="both"/>
        <w:rPr>
          <w:w w:val="115"/>
        </w:rPr>
      </w:pPr>
      <w:r>
        <w:rPr>
          <w:b/>
          <w:bCs/>
          <w:w w:val="110"/>
        </w:rPr>
        <w:t>Foundations</w:t>
      </w:r>
      <w:r>
        <w:rPr>
          <w:b/>
          <w:bCs/>
          <w:spacing w:val="-12"/>
          <w:w w:val="110"/>
        </w:rPr>
        <w:t xml:space="preserve"> </w:t>
      </w:r>
      <w:r>
        <w:rPr>
          <w:b/>
          <w:bCs/>
          <w:w w:val="110"/>
        </w:rPr>
        <w:t>for</w:t>
      </w:r>
      <w:r>
        <w:rPr>
          <w:b/>
          <w:bCs/>
          <w:spacing w:val="-12"/>
          <w:w w:val="110"/>
        </w:rPr>
        <w:t xml:space="preserve"> </w:t>
      </w:r>
      <w:r>
        <w:rPr>
          <w:b/>
          <w:bCs/>
          <w:w w:val="110"/>
        </w:rPr>
        <w:t>Long-Term</w:t>
      </w:r>
      <w:r>
        <w:rPr>
          <w:b/>
          <w:bCs/>
          <w:spacing w:val="-12"/>
          <w:w w:val="110"/>
        </w:rPr>
        <w:t xml:space="preserve"> </w:t>
      </w:r>
      <w:r>
        <w:rPr>
          <w:b/>
          <w:bCs/>
          <w:w w:val="110"/>
        </w:rPr>
        <w:t>Research.</w:t>
      </w:r>
      <w:r>
        <w:rPr>
          <w:b/>
          <w:bCs/>
          <w:spacing w:val="5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activities</w:t>
      </w:r>
      <w:r>
        <w:rPr>
          <w:spacing w:val="-12"/>
          <w:w w:val="110"/>
        </w:rPr>
        <w:t xml:space="preserve"> </w:t>
      </w:r>
      <w:r>
        <w:rPr>
          <w:w w:val="110"/>
        </w:rPr>
        <w:t>proposed</w:t>
      </w:r>
      <w:r>
        <w:rPr>
          <w:spacing w:val="-12"/>
          <w:w w:val="110"/>
        </w:rPr>
        <w:t xml:space="preserve"> </w:t>
      </w:r>
      <w:r>
        <w:rPr>
          <w:w w:val="110"/>
        </w:rPr>
        <w:t>here</w:t>
      </w:r>
      <w:r>
        <w:rPr>
          <w:spacing w:val="-12"/>
          <w:w w:val="110"/>
        </w:rPr>
        <w:t xml:space="preserve"> </w:t>
      </w:r>
      <w:r>
        <w:rPr>
          <w:w w:val="110"/>
        </w:rPr>
        <w:t>are</w:t>
      </w:r>
      <w:r>
        <w:rPr>
          <w:spacing w:val="-12"/>
          <w:w w:val="110"/>
        </w:rPr>
        <w:t xml:space="preserve"> </w:t>
      </w:r>
      <w:r>
        <w:rPr>
          <w:w w:val="110"/>
        </w:rPr>
        <w:t>critical</w:t>
      </w:r>
      <w:r>
        <w:rPr>
          <w:spacing w:val="-11"/>
          <w:w w:val="110"/>
        </w:rPr>
        <w:t xml:space="preserve"> </w:t>
      </w:r>
      <w:r>
        <w:rPr>
          <w:w w:val="110"/>
        </w:rPr>
        <w:t>steps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PI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launch</w:t>
      </w:r>
      <w:r>
        <w:rPr>
          <w:spacing w:val="-53"/>
          <w:w w:val="110"/>
        </w:rPr>
        <w:t xml:space="preserve"> </w:t>
      </w:r>
      <w:r>
        <w:rPr>
          <w:w w:val="110"/>
        </w:rPr>
        <w:t>his research career. The proposed work will provide solid foundations for developing security techniques</w:t>
      </w:r>
      <w:r>
        <w:rPr>
          <w:spacing w:val="1"/>
          <w:w w:val="110"/>
        </w:rPr>
        <w:t xml:space="preserve"> </w:t>
      </w:r>
      <w:r>
        <w:rPr>
          <w:w w:val="110"/>
        </w:rPr>
        <w:t>in diverse domains — from RTS to broader cyber-physical, IoT/edge systems, and even general-purpose</w:t>
      </w:r>
      <w:r>
        <w:rPr>
          <w:spacing w:val="1"/>
          <w:w w:val="110"/>
        </w:rPr>
        <w:t xml:space="preserve"> </w:t>
      </w:r>
      <w:r>
        <w:rPr>
          <w:w w:val="115"/>
        </w:rPr>
        <w:t>computing</w:t>
      </w:r>
      <w:r>
        <w:rPr>
          <w:spacing w:val="-8"/>
          <w:w w:val="115"/>
        </w:rPr>
        <w:t xml:space="preserve"> </w:t>
      </w:r>
      <w:r>
        <w:rPr>
          <w:w w:val="115"/>
        </w:rPr>
        <w:t>platforms.</w:t>
      </w:r>
      <w:r>
        <w:rPr>
          <w:spacing w:val="33"/>
          <w:w w:val="115"/>
        </w:rPr>
        <w:t xml:space="preserve"> </w:t>
      </w:r>
      <w:r>
        <w:rPr>
          <w:w w:val="115"/>
        </w:rPr>
        <w:t>While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immediate</w:t>
      </w:r>
      <w:r>
        <w:rPr>
          <w:spacing w:val="-7"/>
          <w:w w:val="115"/>
        </w:rPr>
        <w:t xml:space="preserve"> </w:t>
      </w:r>
      <w:r>
        <w:rPr>
          <w:w w:val="115"/>
        </w:rPr>
        <w:t>focus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7"/>
          <w:w w:val="115"/>
        </w:rPr>
        <w:t xml:space="preserve"> </w:t>
      </w:r>
      <w:r>
        <w:rPr>
          <w:w w:val="115"/>
        </w:rPr>
        <w:t>this</w:t>
      </w:r>
      <w:r>
        <w:rPr>
          <w:spacing w:val="-7"/>
          <w:w w:val="115"/>
        </w:rPr>
        <w:t xml:space="preserve"> </w:t>
      </w:r>
      <w:r>
        <w:rPr>
          <w:w w:val="115"/>
        </w:rPr>
        <w:t>research</w:t>
      </w:r>
      <w:r>
        <w:rPr>
          <w:spacing w:val="-7"/>
          <w:w w:val="115"/>
        </w:rPr>
        <w:t xml:space="preserve"> </w:t>
      </w:r>
      <w:r>
        <w:rPr>
          <w:w w:val="115"/>
        </w:rPr>
        <w:t>is</w:t>
      </w:r>
      <w:r>
        <w:rPr>
          <w:spacing w:val="-7"/>
          <w:w w:val="115"/>
        </w:rPr>
        <w:t xml:space="preserve"> </w:t>
      </w:r>
      <w:r>
        <w:rPr>
          <w:w w:val="115"/>
        </w:rPr>
        <w:t>on</w:t>
      </w:r>
      <w:r>
        <w:rPr>
          <w:spacing w:val="-7"/>
          <w:w w:val="115"/>
        </w:rPr>
        <w:t xml:space="preserve"> </w:t>
      </w:r>
      <w:r>
        <w:rPr>
          <w:w w:val="115"/>
        </w:rPr>
        <w:t>integrating</w:t>
      </w:r>
      <w:r>
        <w:rPr>
          <w:spacing w:val="-7"/>
          <w:w w:val="115"/>
        </w:rPr>
        <w:t xml:space="preserve"> </w:t>
      </w:r>
      <w:r>
        <w:rPr>
          <w:w w:val="115"/>
        </w:rPr>
        <w:t>security</w:t>
      </w:r>
      <w:r>
        <w:rPr>
          <w:spacing w:val="-7"/>
          <w:w w:val="115"/>
        </w:rPr>
        <w:t xml:space="preserve"> </w:t>
      </w:r>
      <w:r>
        <w:rPr>
          <w:w w:val="115"/>
        </w:rPr>
        <w:t>monitoring</w:t>
      </w:r>
      <w:r>
        <w:rPr>
          <w:spacing w:val="-56"/>
          <w:w w:val="115"/>
        </w:rPr>
        <w:t xml:space="preserve"> </w:t>
      </w:r>
      <w:r>
        <w:rPr>
          <w:w w:val="115"/>
        </w:rPr>
        <w:t>mechanisms</w:t>
      </w:r>
      <w:r>
        <w:rPr>
          <w:spacing w:val="-5"/>
          <w:w w:val="115"/>
        </w:rPr>
        <w:t xml:space="preserve"> </w:t>
      </w:r>
      <w:r>
        <w:rPr>
          <w:w w:val="115"/>
        </w:rPr>
        <w:t>into</w:t>
      </w:r>
      <w:r>
        <w:rPr>
          <w:spacing w:val="-4"/>
          <w:w w:val="115"/>
        </w:rPr>
        <w:t xml:space="preserve"> </w:t>
      </w:r>
      <w:r>
        <w:rPr>
          <w:w w:val="115"/>
        </w:rPr>
        <w:t>multicore</w:t>
      </w:r>
      <w:r>
        <w:rPr>
          <w:spacing w:val="-4"/>
          <w:w w:val="115"/>
        </w:rPr>
        <w:t xml:space="preserve"> </w:t>
      </w:r>
      <w:r>
        <w:rPr>
          <w:w w:val="115"/>
        </w:rPr>
        <w:t>RTS;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PI</w:t>
      </w:r>
      <w:r>
        <w:rPr>
          <w:spacing w:val="-4"/>
          <w:w w:val="115"/>
        </w:rPr>
        <w:t xml:space="preserve"> </w:t>
      </w:r>
      <w:r>
        <w:rPr>
          <w:w w:val="115"/>
        </w:rPr>
        <w:t>believes</w:t>
      </w:r>
      <w:r>
        <w:rPr>
          <w:spacing w:val="-4"/>
          <w:w w:val="115"/>
        </w:rPr>
        <w:t xml:space="preserve"> </w:t>
      </w:r>
      <w:r>
        <w:rPr>
          <w:w w:val="115"/>
        </w:rPr>
        <w:t>that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ideas</w:t>
      </w:r>
      <w:r>
        <w:rPr>
          <w:spacing w:val="-4"/>
          <w:w w:val="115"/>
        </w:rPr>
        <w:t xml:space="preserve"> </w:t>
      </w:r>
      <w:r>
        <w:rPr>
          <w:w w:val="115"/>
        </w:rPr>
        <w:t>developed</w:t>
      </w:r>
      <w:r>
        <w:rPr>
          <w:spacing w:val="-4"/>
          <w:w w:val="115"/>
        </w:rPr>
        <w:t xml:space="preserve"> </w:t>
      </w:r>
      <w:r>
        <w:rPr>
          <w:w w:val="115"/>
        </w:rPr>
        <w:t>in</w:t>
      </w:r>
      <w:r>
        <w:rPr>
          <w:spacing w:val="-4"/>
          <w:w w:val="115"/>
        </w:rPr>
        <w:t xml:space="preserve"> </w:t>
      </w:r>
      <w:r>
        <w:rPr>
          <w:w w:val="115"/>
        </w:rPr>
        <w:t>this</w:t>
      </w:r>
      <w:r>
        <w:rPr>
          <w:spacing w:val="-4"/>
          <w:w w:val="115"/>
        </w:rPr>
        <w:t xml:space="preserve"> </w:t>
      </w:r>
      <w:r>
        <w:rPr>
          <w:w w:val="115"/>
        </w:rPr>
        <w:t>work</w:t>
      </w:r>
      <w:r>
        <w:rPr>
          <w:spacing w:val="-4"/>
          <w:w w:val="115"/>
        </w:rPr>
        <w:t xml:space="preserve"> </w:t>
      </w:r>
      <w:r>
        <w:rPr>
          <w:w w:val="115"/>
        </w:rPr>
        <w:t>can</w:t>
      </w:r>
      <w:r>
        <w:rPr>
          <w:spacing w:val="-4"/>
          <w:w w:val="115"/>
        </w:rPr>
        <w:t xml:space="preserve"> </w:t>
      </w:r>
      <w:r>
        <w:rPr>
          <w:w w:val="115"/>
        </w:rPr>
        <w:t>be</w:t>
      </w:r>
      <w:r>
        <w:rPr>
          <w:spacing w:val="-5"/>
          <w:w w:val="115"/>
        </w:rPr>
        <w:t xml:space="preserve"> </w:t>
      </w:r>
      <w:r>
        <w:rPr>
          <w:w w:val="115"/>
        </w:rPr>
        <w:t>extended</w:t>
      </w:r>
      <w:r>
        <w:rPr>
          <w:spacing w:val="-55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more</w:t>
      </w:r>
      <w:r>
        <w:rPr>
          <w:spacing w:val="-6"/>
          <w:w w:val="115"/>
        </w:rPr>
        <w:t xml:space="preserve"> </w:t>
      </w:r>
      <w:r>
        <w:rPr>
          <w:w w:val="115"/>
        </w:rPr>
        <w:t>general-purpose</w:t>
      </w:r>
      <w:r>
        <w:rPr>
          <w:spacing w:val="-5"/>
          <w:w w:val="115"/>
        </w:rPr>
        <w:t xml:space="preserve"> </w:t>
      </w:r>
      <w:r>
        <w:rPr>
          <w:w w:val="115"/>
        </w:rPr>
        <w:t>computing</w:t>
      </w:r>
      <w:r>
        <w:rPr>
          <w:spacing w:val="-6"/>
          <w:w w:val="115"/>
        </w:rPr>
        <w:t xml:space="preserve"> </w:t>
      </w:r>
      <w:r>
        <w:rPr>
          <w:w w:val="115"/>
        </w:rPr>
        <w:t>systems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will</w:t>
      </w:r>
      <w:r>
        <w:rPr>
          <w:spacing w:val="-5"/>
          <w:w w:val="115"/>
        </w:rPr>
        <w:t xml:space="preserve"> </w:t>
      </w:r>
      <w:r>
        <w:rPr>
          <w:w w:val="115"/>
        </w:rPr>
        <w:t>serve</w:t>
      </w:r>
      <w:r>
        <w:rPr>
          <w:spacing w:val="-6"/>
          <w:w w:val="115"/>
        </w:rPr>
        <w:t xml:space="preserve"> </w:t>
      </w:r>
      <w:r>
        <w:rPr>
          <w:w w:val="115"/>
        </w:rPr>
        <w:t>as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basis</w:t>
      </w:r>
      <w:r>
        <w:rPr>
          <w:spacing w:val="-5"/>
          <w:w w:val="115"/>
        </w:rPr>
        <w:t xml:space="preserve"> </w:t>
      </w:r>
      <w:r>
        <w:rPr>
          <w:w w:val="115"/>
        </w:rPr>
        <w:t>for</w:t>
      </w:r>
      <w:r>
        <w:rPr>
          <w:spacing w:val="-6"/>
          <w:w w:val="115"/>
        </w:rPr>
        <w:t xml:space="preserve"> </w:t>
      </w:r>
      <w:r>
        <w:rPr>
          <w:w w:val="115"/>
        </w:rPr>
        <w:t>future</w:t>
      </w:r>
      <w:r>
        <w:rPr>
          <w:spacing w:val="-5"/>
          <w:w w:val="115"/>
        </w:rPr>
        <w:t xml:space="preserve"> </w:t>
      </w:r>
      <w:r>
        <w:rPr>
          <w:w w:val="115"/>
        </w:rPr>
        <w:t>competitive</w:t>
      </w:r>
      <w:r>
        <w:rPr>
          <w:spacing w:val="-6"/>
          <w:w w:val="115"/>
        </w:rPr>
        <w:t xml:space="preserve"> </w:t>
      </w:r>
      <w:r>
        <w:rPr>
          <w:w w:val="115"/>
        </w:rPr>
        <w:t>research</w:t>
      </w:r>
      <w:r>
        <w:rPr>
          <w:spacing w:val="-55"/>
          <w:w w:val="115"/>
        </w:rPr>
        <w:t xml:space="preserve"> </w:t>
      </w:r>
      <w:r>
        <w:rPr>
          <w:w w:val="110"/>
        </w:rPr>
        <w:t>proposals</w:t>
      </w:r>
      <w:r>
        <w:rPr>
          <w:spacing w:val="-5"/>
          <w:w w:val="110"/>
        </w:rPr>
        <w:t xml:space="preserve"> </w:t>
      </w:r>
      <w:r>
        <w:rPr>
          <w:w w:val="110"/>
        </w:rPr>
        <w:t>(e.g.,</w:t>
      </w:r>
      <w:r>
        <w:rPr>
          <w:spacing w:val="-2"/>
          <w:w w:val="110"/>
        </w:rPr>
        <w:t xml:space="preserve"> </w:t>
      </w:r>
      <w:r>
        <w:rPr>
          <w:w w:val="110"/>
        </w:rPr>
        <w:t>NSF</w:t>
      </w:r>
      <w:r>
        <w:rPr>
          <w:spacing w:val="-4"/>
          <w:w w:val="110"/>
        </w:rPr>
        <w:t xml:space="preserve"> </w:t>
      </w:r>
      <w:r>
        <w:rPr>
          <w:w w:val="110"/>
        </w:rPr>
        <w:t>CAREER</w:t>
      </w:r>
      <w:r>
        <w:rPr>
          <w:spacing w:val="-5"/>
          <w:w w:val="110"/>
        </w:rPr>
        <w:t xml:space="preserve"> </w:t>
      </w:r>
      <w:r>
        <w:rPr>
          <w:w w:val="110"/>
        </w:rPr>
        <w:t>program).</w:t>
      </w:r>
      <w:r>
        <w:rPr>
          <w:spacing w:val="21"/>
          <w:w w:val="110"/>
        </w:rPr>
        <w:t xml:space="preserve"> </w:t>
      </w:r>
      <w:r>
        <w:rPr>
          <w:w w:val="110"/>
        </w:rPr>
        <w:t>Once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proposed</w:t>
      </w:r>
      <w:r>
        <w:rPr>
          <w:spacing w:val="-4"/>
          <w:w w:val="110"/>
        </w:rPr>
        <w:t xml:space="preserve"> </w:t>
      </w:r>
      <w:r>
        <w:rPr>
          <w:w w:val="110"/>
        </w:rPr>
        <w:t>ideas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been</w:t>
      </w:r>
      <w:r>
        <w:rPr>
          <w:spacing w:val="-5"/>
          <w:w w:val="110"/>
        </w:rPr>
        <w:t xml:space="preserve"> </w:t>
      </w:r>
      <w:r>
        <w:rPr>
          <w:w w:val="110"/>
        </w:rPr>
        <w:t>conceptualized,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Year</w:t>
      </w:r>
      <w:r>
        <w:rPr>
          <w:spacing w:val="-4"/>
          <w:w w:val="110"/>
        </w:rPr>
        <w:t xml:space="preserve"> </w:t>
      </w:r>
      <w:r>
        <w:rPr>
          <w:w w:val="110"/>
        </w:rPr>
        <w:t>3–5,</w:t>
      </w:r>
      <w:r>
        <w:rPr>
          <w:spacing w:val="-53"/>
          <w:w w:val="110"/>
        </w:rPr>
        <w:t xml:space="preserve"> </w:t>
      </w:r>
      <w:r>
        <w:rPr>
          <w:w w:val="110"/>
        </w:rPr>
        <w:t>the PI will study security of hardware/software-based architectures such as real-time hypervisors [26, 27]</w:t>
      </w:r>
      <w:r>
        <w:rPr>
          <w:spacing w:val="1"/>
          <w:w w:val="110"/>
        </w:rPr>
        <w:t xml:space="preserve"> </w:t>
      </w:r>
      <w:r>
        <w:rPr>
          <w:w w:val="110"/>
        </w:rPr>
        <w:t>and TrustZone-enabled RTS [28, 29].</w:t>
      </w:r>
      <w:r>
        <w:rPr>
          <w:spacing w:val="1"/>
          <w:w w:val="110"/>
        </w:rPr>
        <w:t xml:space="preserve"> </w:t>
      </w:r>
      <w:r>
        <w:rPr>
          <w:w w:val="110"/>
        </w:rPr>
        <w:t>In Year 5–7, the PI intends to study security/privacy issues of</w:t>
      </w:r>
      <w:r>
        <w:rPr>
          <w:spacing w:val="1"/>
          <w:w w:val="110"/>
        </w:rPr>
        <w:t xml:space="preserve"> </w:t>
      </w:r>
      <w:r>
        <w:rPr>
          <w:spacing w:val="-1"/>
          <w:w w:val="115"/>
        </w:rPr>
        <w:t>distributed</w:t>
      </w:r>
      <w:r>
        <w:rPr>
          <w:spacing w:val="-6"/>
          <w:w w:val="115"/>
        </w:rPr>
        <w:t xml:space="preserve"> </w:t>
      </w:r>
      <w:r>
        <w:rPr>
          <w:spacing w:val="-1"/>
          <w:w w:val="115"/>
        </w:rPr>
        <w:t>cyber-physical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systems</w:t>
      </w:r>
      <w:r>
        <w:rPr>
          <w:spacing w:val="-6"/>
          <w:w w:val="115"/>
        </w:rPr>
        <w:t xml:space="preserve"> </w:t>
      </w:r>
      <w:r>
        <w:rPr>
          <w:spacing w:val="-1"/>
          <w:w w:val="115"/>
        </w:rPr>
        <w:t>such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as</w:t>
      </w:r>
      <w:r>
        <w:rPr>
          <w:spacing w:val="-6"/>
          <w:w w:val="115"/>
        </w:rPr>
        <w:t xml:space="preserve"> </w:t>
      </w:r>
      <w:r>
        <w:rPr>
          <w:spacing w:val="-1"/>
          <w:w w:val="115"/>
        </w:rPr>
        <w:t>UAV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swarms</w:t>
      </w:r>
      <w:r>
        <w:rPr>
          <w:spacing w:val="-6"/>
          <w:w w:val="115"/>
        </w:rPr>
        <w:t xml:space="preserve"> </w:t>
      </w:r>
      <w:r>
        <w:rPr>
          <w:spacing w:val="-1"/>
          <w:w w:val="115"/>
        </w:rPr>
        <w:t>[30]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vehicular</w:t>
      </w:r>
      <w:r>
        <w:rPr>
          <w:spacing w:val="-5"/>
          <w:w w:val="115"/>
        </w:rPr>
        <w:t xml:space="preserve"> </w:t>
      </w:r>
      <w:r>
        <w:rPr>
          <w:w w:val="115"/>
        </w:rPr>
        <w:t>networks</w:t>
      </w:r>
      <w:r>
        <w:rPr>
          <w:spacing w:val="-6"/>
          <w:w w:val="115"/>
        </w:rPr>
        <w:t xml:space="preserve"> </w:t>
      </w:r>
      <w:r>
        <w:rPr>
          <w:w w:val="115"/>
        </w:rPr>
        <w:t>[31].</w:t>
      </w:r>
      <w:r>
        <w:rPr>
          <w:spacing w:val="43"/>
          <w:w w:val="115"/>
        </w:rPr>
        <w:t xml:space="preserve"> </w:t>
      </w:r>
      <w:r>
        <w:rPr>
          <w:w w:val="115"/>
        </w:rPr>
        <w:t>From</w:t>
      </w:r>
      <w:r>
        <w:rPr>
          <w:spacing w:val="-5"/>
          <w:w w:val="115"/>
        </w:rPr>
        <w:t xml:space="preserve"> </w:t>
      </w:r>
      <w:r>
        <w:rPr>
          <w:w w:val="115"/>
        </w:rPr>
        <w:t>Year</w:t>
      </w:r>
      <w:r>
        <w:rPr>
          <w:spacing w:val="-55"/>
          <w:w w:val="115"/>
        </w:rPr>
        <w:t xml:space="preserve"> </w:t>
      </w:r>
      <w:r>
        <w:rPr>
          <w:w w:val="115"/>
        </w:rPr>
        <w:t>7</w:t>
      </w:r>
      <w:r>
        <w:rPr>
          <w:spacing w:val="-10"/>
          <w:w w:val="115"/>
        </w:rPr>
        <w:t xml:space="preserve"> </w:t>
      </w:r>
      <w:r>
        <w:rPr>
          <w:w w:val="115"/>
        </w:rPr>
        <w:t>onward,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PI</w:t>
      </w:r>
      <w:r>
        <w:rPr>
          <w:spacing w:val="-10"/>
          <w:w w:val="115"/>
        </w:rPr>
        <w:t xml:space="preserve"> </w:t>
      </w:r>
      <w:r>
        <w:rPr>
          <w:w w:val="115"/>
        </w:rPr>
        <w:t>intends</w:t>
      </w:r>
      <w:r>
        <w:rPr>
          <w:spacing w:val="-9"/>
          <w:w w:val="115"/>
        </w:rPr>
        <w:t xml:space="preserve"> </w:t>
      </w:r>
      <w:r>
        <w:rPr>
          <w:w w:val="115"/>
        </w:rPr>
        <w:t>to</w:t>
      </w:r>
      <w:r>
        <w:rPr>
          <w:spacing w:val="-10"/>
          <w:w w:val="115"/>
        </w:rPr>
        <w:t xml:space="preserve"> </w:t>
      </w:r>
      <w:r>
        <w:rPr>
          <w:w w:val="115"/>
        </w:rPr>
        <w:t>investigate</w:t>
      </w:r>
      <w:r>
        <w:rPr>
          <w:spacing w:val="-10"/>
          <w:w w:val="115"/>
        </w:rPr>
        <w:t xml:space="preserve"> </w:t>
      </w:r>
      <w:r>
        <w:rPr>
          <w:w w:val="115"/>
        </w:rPr>
        <w:t>security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resiliency</w:t>
      </w:r>
      <w:r>
        <w:rPr>
          <w:spacing w:val="-10"/>
          <w:w w:val="115"/>
        </w:rPr>
        <w:t xml:space="preserve"> </w:t>
      </w:r>
      <w:r>
        <w:rPr>
          <w:w w:val="115"/>
        </w:rPr>
        <w:t>aspects</w:t>
      </w:r>
      <w:r>
        <w:rPr>
          <w:spacing w:val="-10"/>
          <w:w w:val="115"/>
        </w:rPr>
        <w:t xml:space="preserve"> </w:t>
      </w:r>
      <w:r>
        <w:rPr>
          <w:w w:val="115"/>
        </w:rPr>
        <w:t>of</w:t>
      </w:r>
      <w:r>
        <w:rPr>
          <w:spacing w:val="-9"/>
          <w:w w:val="115"/>
        </w:rPr>
        <w:t xml:space="preserve"> </w:t>
      </w:r>
      <w:r>
        <w:rPr>
          <w:w w:val="115"/>
        </w:rPr>
        <w:t>more</w:t>
      </w:r>
      <w:r>
        <w:rPr>
          <w:spacing w:val="-10"/>
          <w:w w:val="115"/>
        </w:rPr>
        <w:t xml:space="preserve"> </w:t>
      </w:r>
      <w:r>
        <w:rPr>
          <w:w w:val="115"/>
        </w:rPr>
        <w:t>general-purpose</w:t>
      </w:r>
      <w:r>
        <w:rPr>
          <w:spacing w:val="-10"/>
          <w:w w:val="115"/>
        </w:rPr>
        <w:t xml:space="preserve"> </w:t>
      </w:r>
      <w:r>
        <w:rPr>
          <w:w w:val="115"/>
        </w:rPr>
        <w:t>systems</w:t>
      </w:r>
      <w:r>
        <w:rPr>
          <w:spacing w:val="-55"/>
          <w:w w:val="115"/>
        </w:rPr>
        <w:t xml:space="preserve"> </w:t>
      </w:r>
      <w:r>
        <w:rPr>
          <w:w w:val="115"/>
        </w:rPr>
        <w:t>along with IoT/edge-style cyber-physical computing platforms and study emerging technologies such</w:t>
      </w:r>
      <w:r>
        <w:rPr>
          <w:spacing w:val="-55"/>
          <w:w w:val="115"/>
        </w:rPr>
        <w:t xml:space="preserve"> </w:t>
      </w:r>
      <w:r>
        <w:rPr>
          <w:w w:val="115"/>
        </w:rPr>
        <w:t>as smart manufacturing, autonomous/electronic vehicles, and robot-aided automation (especially for</w:t>
      </w:r>
      <w:r>
        <w:rPr>
          <w:spacing w:val="1"/>
          <w:w w:val="115"/>
        </w:rPr>
        <w:t xml:space="preserve"> </w:t>
      </w:r>
      <w:r>
        <w:rPr>
          <w:w w:val="110"/>
        </w:rPr>
        <w:t xml:space="preserve">elderly/disable people). </w:t>
      </w:r>
      <w:r>
        <w:rPr>
          <w:b/>
          <w:bCs/>
          <w:w w:val="110"/>
        </w:rPr>
        <w:t xml:space="preserve">Note: </w:t>
      </w:r>
      <w:r>
        <w:rPr>
          <w:w w:val="110"/>
        </w:rPr>
        <w:t>we present the plans beyond Year 2 to show the potentials of our proposed</w:t>
      </w:r>
      <w:r>
        <w:rPr>
          <w:spacing w:val="1"/>
          <w:w w:val="110"/>
        </w:rPr>
        <w:t xml:space="preserve"> </w:t>
      </w:r>
      <w:r>
        <w:rPr>
          <w:w w:val="115"/>
        </w:rPr>
        <w:t>research</w:t>
      </w:r>
      <w:r>
        <w:rPr>
          <w:spacing w:val="-10"/>
          <w:w w:val="115"/>
        </w:rPr>
        <w:t xml:space="preserve"> </w:t>
      </w:r>
      <w:r>
        <w:rPr>
          <w:w w:val="115"/>
        </w:rPr>
        <w:t>agenda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PI’s</w:t>
      </w:r>
      <w:r>
        <w:rPr>
          <w:spacing w:val="-10"/>
          <w:w w:val="115"/>
        </w:rPr>
        <w:t xml:space="preserve"> </w:t>
      </w:r>
      <w:r>
        <w:rPr>
          <w:w w:val="115"/>
        </w:rPr>
        <w:t>long-term</w:t>
      </w:r>
      <w:r>
        <w:rPr>
          <w:spacing w:val="-9"/>
          <w:w w:val="115"/>
        </w:rPr>
        <w:t xml:space="preserve"> </w:t>
      </w:r>
      <w:r>
        <w:rPr>
          <w:w w:val="115"/>
        </w:rPr>
        <w:t>goals.</w:t>
      </w:r>
    </w:p>
    <w:p w14:paraId="73E37853" w14:textId="77777777" w:rsidR="00F85719" w:rsidRDefault="00D251A0">
      <w:pPr>
        <w:pStyle w:val="BodyText"/>
        <w:kinsoku w:val="0"/>
        <w:overflowPunct w:val="0"/>
        <w:spacing w:before="45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Strengthening</w:t>
      </w:r>
      <w:r>
        <w:rPr>
          <w:b/>
          <w:bCs/>
          <w:spacing w:val="-12"/>
          <w:w w:val="110"/>
        </w:rPr>
        <w:t xml:space="preserve"> </w:t>
      </w:r>
      <w:r>
        <w:rPr>
          <w:b/>
          <w:bCs/>
          <w:w w:val="110"/>
        </w:rPr>
        <w:t>Collaborative</w:t>
      </w:r>
      <w:r>
        <w:rPr>
          <w:b/>
          <w:bCs/>
          <w:spacing w:val="-11"/>
          <w:w w:val="110"/>
        </w:rPr>
        <w:t xml:space="preserve"> </w:t>
      </w:r>
      <w:r>
        <w:rPr>
          <w:b/>
          <w:bCs/>
          <w:w w:val="110"/>
        </w:rPr>
        <w:t>Efforts.</w:t>
      </w:r>
      <w:r>
        <w:rPr>
          <w:b/>
          <w:bCs/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PI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developing</w:t>
      </w:r>
      <w:r>
        <w:rPr>
          <w:spacing w:val="-12"/>
          <w:w w:val="110"/>
        </w:rPr>
        <w:t xml:space="preserve"> </w:t>
      </w:r>
      <w:r>
        <w:rPr>
          <w:w w:val="110"/>
        </w:rPr>
        <w:t>new</w:t>
      </w:r>
      <w:r>
        <w:rPr>
          <w:spacing w:val="-11"/>
          <w:w w:val="110"/>
        </w:rPr>
        <w:t xml:space="preserve"> </w:t>
      </w:r>
      <w:r>
        <w:rPr>
          <w:w w:val="110"/>
        </w:rPr>
        <w:t>collaborations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other</w:t>
      </w:r>
      <w:r>
        <w:rPr>
          <w:spacing w:val="-11"/>
          <w:w w:val="110"/>
        </w:rPr>
        <w:t xml:space="preserve"> </w:t>
      </w:r>
      <w:r>
        <w:rPr>
          <w:w w:val="110"/>
        </w:rPr>
        <w:t>researchers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53"/>
          <w:w w:val="110"/>
        </w:rPr>
        <w:t xml:space="preserve"> </w:t>
      </w:r>
      <w:r>
        <w:rPr>
          <w:w w:val="110"/>
        </w:rPr>
        <w:t>interdisciplinary work.   In his first nine months as a faculty, the PI has already initiated collaborations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with Dr. Sergio Salinas (Wichita State), Dr. </w:t>
      </w:r>
      <w:proofErr w:type="spellStart"/>
      <w:r>
        <w:rPr>
          <w:w w:val="110"/>
        </w:rPr>
        <w:t>Gedare</w:t>
      </w:r>
      <w:proofErr w:type="spellEnd"/>
      <w:r>
        <w:rPr>
          <w:w w:val="110"/>
        </w:rPr>
        <w:t xml:space="preserve"> Bloom (U. of Colorado at Colorado Springs), and Dr.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Shubhra </w:t>
      </w:r>
      <w:proofErr w:type="spellStart"/>
      <w:r>
        <w:rPr>
          <w:w w:val="110"/>
        </w:rPr>
        <w:t>Kanti</w:t>
      </w:r>
      <w:proofErr w:type="spellEnd"/>
      <w:r>
        <w:rPr>
          <w:w w:val="110"/>
        </w:rPr>
        <w:t xml:space="preserve"> (Auburn) on topics related to security and privacy of cyber-physical systems and human-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robot interaction.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We anticipate </w:t>
      </w:r>
      <w:proofErr w:type="gramStart"/>
      <w:r>
        <w:rPr>
          <w:w w:val="110"/>
        </w:rPr>
        <w:t>to lead</w:t>
      </w:r>
      <w:proofErr w:type="gramEnd"/>
      <w:r>
        <w:rPr>
          <w:w w:val="110"/>
        </w:rPr>
        <w:t xml:space="preserve"> multiple joint NSF proposals in the future.   These projects will</w:t>
      </w:r>
      <w:r>
        <w:rPr>
          <w:spacing w:val="1"/>
          <w:w w:val="110"/>
        </w:rPr>
        <w:t xml:space="preserve"> </w:t>
      </w:r>
      <w:r>
        <w:rPr>
          <w:w w:val="110"/>
        </w:rPr>
        <w:t>not only solve complex, practical problems and contribute to the growth and development of computing</w:t>
      </w:r>
      <w:r>
        <w:rPr>
          <w:spacing w:val="1"/>
          <w:w w:val="110"/>
        </w:rPr>
        <w:t xml:space="preserve"> </w:t>
      </w:r>
      <w:r>
        <w:rPr>
          <w:w w:val="110"/>
        </w:rPr>
        <w:t>research</w:t>
      </w:r>
      <w:r>
        <w:rPr>
          <w:spacing w:val="-7"/>
          <w:w w:val="110"/>
        </w:rPr>
        <w:t xml:space="preserve"> </w:t>
      </w:r>
      <w:r>
        <w:rPr>
          <w:w w:val="110"/>
        </w:rPr>
        <w:t>but</w:t>
      </w:r>
      <w:r>
        <w:rPr>
          <w:spacing w:val="-6"/>
          <w:w w:val="110"/>
        </w:rPr>
        <w:t xml:space="preserve"> </w:t>
      </w:r>
      <w:r>
        <w:rPr>
          <w:w w:val="110"/>
        </w:rPr>
        <w:t>also</w:t>
      </w:r>
      <w:r>
        <w:rPr>
          <w:spacing w:val="-7"/>
          <w:w w:val="110"/>
        </w:rPr>
        <w:t xml:space="preserve"> </w:t>
      </w:r>
      <w:r>
        <w:rPr>
          <w:w w:val="110"/>
        </w:rPr>
        <w:t>allow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PI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establish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successful</w:t>
      </w:r>
      <w:r>
        <w:rPr>
          <w:spacing w:val="-6"/>
          <w:w w:val="110"/>
        </w:rPr>
        <w:t xml:space="preserve"> </w:t>
      </w:r>
      <w:r>
        <w:rPr>
          <w:w w:val="110"/>
        </w:rPr>
        <w:t>academic</w:t>
      </w:r>
      <w:r>
        <w:rPr>
          <w:spacing w:val="-7"/>
          <w:w w:val="110"/>
        </w:rPr>
        <w:t xml:space="preserve"> </w:t>
      </w:r>
      <w:r>
        <w:rPr>
          <w:w w:val="110"/>
        </w:rPr>
        <w:t>career.</w:t>
      </w:r>
    </w:p>
    <w:p w14:paraId="788C026F" w14:textId="77777777" w:rsidR="00F85719" w:rsidRDefault="00D251A0">
      <w:pPr>
        <w:pStyle w:val="BodyText"/>
        <w:kinsoku w:val="0"/>
        <w:overflowPunct w:val="0"/>
        <w:spacing w:line="268" w:lineRule="auto"/>
        <w:ind w:left="119" w:right="117" w:firstLine="298"/>
        <w:jc w:val="both"/>
        <w:rPr>
          <w:w w:val="110"/>
        </w:rPr>
      </w:pPr>
      <w:r>
        <w:rPr>
          <w:w w:val="110"/>
        </w:rPr>
        <w:t>During</w:t>
      </w:r>
      <w:r>
        <w:rPr>
          <w:spacing w:val="-10"/>
          <w:w w:val="110"/>
        </w:rPr>
        <w:t xml:space="preserve"> </w:t>
      </w:r>
      <w:r>
        <w:rPr>
          <w:w w:val="110"/>
        </w:rPr>
        <w:t>his</w:t>
      </w:r>
      <w:r>
        <w:rPr>
          <w:spacing w:val="-9"/>
          <w:w w:val="110"/>
        </w:rPr>
        <w:t xml:space="preserve"> </w:t>
      </w:r>
      <w:r>
        <w:rPr>
          <w:w w:val="110"/>
        </w:rPr>
        <w:t>PhD,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PI</w:t>
      </w:r>
      <w:r>
        <w:rPr>
          <w:spacing w:val="-10"/>
          <w:w w:val="110"/>
        </w:rPr>
        <w:t xml:space="preserve"> </w:t>
      </w:r>
      <w:r>
        <w:rPr>
          <w:w w:val="110"/>
        </w:rPr>
        <w:t>has</w:t>
      </w:r>
      <w:r>
        <w:rPr>
          <w:spacing w:val="-9"/>
          <w:w w:val="110"/>
        </w:rPr>
        <w:t xml:space="preserve"> </w:t>
      </w:r>
      <w:r>
        <w:rPr>
          <w:w w:val="110"/>
        </w:rPr>
        <w:t>successfully</w:t>
      </w:r>
      <w:r>
        <w:rPr>
          <w:spacing w:val="-10"/>
          <w:w w:val="110"/>
        </w:rPr>
        <w:t xml:space="preserve"> </w:t>
      </w:r>
      <w:r>
        <w:rPr>
          <w:w w:val="110"/>
        </w:rPr>
        <w:t>collaborated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industrial</w:t>
      </w:r>
      <w:r>
        <w:rPr>
          <w:spacing w:val="-9"/>
          <w:w w:val="110"/>
        </w:rPr>
        <w:t xml:space="preserve"> </w:t>
      </w:r>
      <w:r>
        <w:rPr>
          <w:w w:val="110"/>
        </w:rPr>
        <w:t>research</w:t>
      </w:r>
      <w:r>
        <w:rPr>
          <w:spacing w:val="-9"/>
          <w:w w:val="110"/>
        </w:rPr>
        <w:t xml:space="preserve"> </w:t>
      </w:r>
      <w:r>
        <w:rPr>
          <w:w w:val="110"/>
        </w:rPr>
        <w:t>labs</w:t>
      </w:r>
      <w:r>
        <w:rPr>
          <w:spacing w:val="-10"/>
          <w:w w:val="110"/>
        </w:rPr>
        <w:t xml:space="preserve"> </w:t>
      </w:r>
      <w:r>
        <w:rPr>
          <w:w w:val="110"/>
        </w:rPr>
        <w:t>(SRI</w:t>
      </w:r>
      <w:r>
        <w:rPr>
          <w:spacing w:val="-9"/>
          <w:w w:val="110"/>
        </w:rPr>
        <w:t xml:space="preserve"> </w:t>
      </w:r>
      <w:r>
        <w:rPr>
          <w:w w:val="110"/>
        </w:rPr>
        <w:t>International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52"/>
          <w:w w:val="110"/>
        </w:rPr>
        <w:t xml:space="preserve"> </w:t>
      </w:r>
      <w:r>
        <w:rPr>
          <w:spacing w:val="-1"/>
          <w:w w:val="110"/>
        </w:rPr>
        <w:t xml:space="preserve">Toyota Motors) </w:t>
      </w:r>
      <w:r>
        <w:rPr>
          <w:w w:val="110"/>
        </w:rPr>
        <w:t>that result in multiple publications [31, 32] and a patent [33]. The PI intends to strengthen</w:t>
      </w:r>
      <w:r>
        <w:rPr>
          <w:spacing w:val="-52"/>
          <w:w w:val="110"/>
        </w:rPr>
        <w:t xml:space="preserve"> </w:t>
      </w:r>
      <w:r>
        <w:rPr>
          <w:w w:val="110"/>
        </w:rPr>
        <w:t>his ties with industrial research and contribute to improving security of consumer products.  Hence, there</w:t>
      </w:r>
      <w:r>
        <w:rPr>
          <w:spacing w:val="1"/>
          <w:w w:val="110"/>
        </w:rPr>
        <w:t xml:space="preserve"> </w:t>
      </w:r>
      <w:r>
        <w:rPr>
          <w:w w:val="110"/>
        </w:rPr>
        <w:t>is a high likelihood that the PI’s future research outcomes will be deployed and improve the security and</w:t>
      </w:r>
      <w:r>
        <w:rPr>
          <w:spacing w:val="1"/>
          <w:w w:val="110"/>
        </w:rPr>
        <w:t xml:space="preserve"> </w:t>
      </w:r>
      <w:r>
        <w:rPr>
          <w:w w:val="110"/>
        </w:rPr>
        <w:t>resiliency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critical</w:t>
      </w:r>
      <w:r>
        <w:rPr>
          <w:spacing w:val="-7"/>
          <w:w w:val="110"/>
        </w:rPr>
        <w:t xml:space="preserve"> </w:t>
      </w:r>
      <w:r>
        <w:rPr>
          <w:w w:val="110"/>
        </w:rPr>
        <w:t>cyber-physical</w:t>
      </w:r>
      <w:r>
        <w:rPr>
          <w:spacing w:val="-6"/>
          <w:w w:val="110"/>
        </w:rPr>
        <w:t xml:space="preserve"> </w:t>
      </w:r>
      <w:r>
        <w:rPr>
          <w:w w:val="110"/>
        </w:rPr>
        <w:t>systems.</w:t>
      </w:r>
    </w:p>
    <w:p w14:paraId="2E4646F3" w14:textId="77777777" w:rsidR="00F85719" w:rsidRDefault="00F85719">
      <w:pPr>
        <w:pStyle w:val="BodyText"/>
        <w:kinsoku w:val="0"/>
        <w:overflowPunct w:val="0"/>
        <w:spacing w:line="268" w:lineRule="auto"/>
        <w:ind w:left="119" w:right="117" w:firstLine="298"/>
        <w:jc w:val="both"/>
        <w:rPr>
          <w:w w:val="110"/>
        </w:rPr>
        <w:sectPr w:rsidR="00F85719">
          <w:footerReference w:type="default" r:id="rId82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591C9E09" w14:textId="77777777" w:rsidR="00F85719" w:rsidRDefault="00D251A0">
      <w:pPr>
        <w:pStyle w:val="BodyText"/>
        <w:kinsoku w:val="0"/>
        <w:overflowPunct w:val="0"/>
        <w:spacing w:before="72" w:line="264" w:lineRule="auto"/>
        <w:ind w:left="120" w:right="117"/>
        <w:jc w:val="both"/>
        <w:rPr>
          <w:b/>
          <w:bCs/>
          <w:w w:val="110"/>
        </w:rPr>
      </w:pPr>
      <w:r>
        <w:rPr>
          <w:b/>
          <w:bCs/>
          <w:spacing w:val="-1"/>
          <w:w w:val="110"/>
        </w:rPr>
        <w:lastRenderedPageBreak/>
        <w:t>Lack</w:t>
      </w:r>
      <w:r>
        <w:rPr>
          <w:b/>
          <w:bCs/>
          <w:spacing w:val="-13"/>
          <w:w w:val="110"/>
        </w:rPr>
        <w:t xml:space="preserve"> </w:t>
      </w:r>
      <w:r>
        <w:rPr>
          <w:b/>
          <w:bCs/>
          <w:spacing w:val="-1"/>
          <w:w w:val="110"/>
        </w:rPr>
        <w:t>of</w:t>
      </w:r>
      <w:r>
        <w:rPr>
          <w:b/>
          <w:bCs/>
          <w:spacing w:val="-13"/>
          <w:w w:val="110"/>
        </w:rPr>
        <w:t xml:space="preserve"> </w:t>
      </w:r>
      <w:r>
        <w:rPr>
          <w:b/>
          <w:bCs/>
          <w:spacing w:val="-1"/>
          <w:w w:val="110"/>
        </w:rPr>
        <w:t>Support</w:t>
      </w:r>
      <w:r>
        <w:rPr>
          <w:b/>
          <w:bCs/>
          <w:spacing w:val="-12"/>
          <w:w w:val="110"/>
        </w:rPr>
        <w:t xml:space="preserve"> </w:t>
      </w:r>
      <w:r>
        <w:rPr>
          <w:b/>
          <w:bCs/>
          <w:spacing w:val="-1"/>
          <w:w w:val="110"/>
        </w:rPr>
        <w:t>for</w:t>
      </w:r>
      <w:r>
        <w:rPr>
          <w:b/>
          <w:bCs/>
          <w:spacing w:val="-13"/>
          <w:w w:val="110"/>
        </w:rPr>
        <w:t xml:space="preserve"> </w:t>
      </w:r>
      <w:r>
        <w:rPr>
          <w:b/>
          <w:bCs/>
          <w:spacing w:val="-1"/>
          <w:w w:val="110"/>
        </w:rPr>
        <w:t>Seeding</w:t>
      </w:r>
      <w:r>
        <w:rPr>
          <w:b/>
          <w:bCs/>
          <w:spacing w:val="-12"/>
          <w:w w:val="110"/>
        </w:rPr>
        <w:t xml:space="preserve"> </w:t>
      </w:r>
      <w:r>
        <w:rPr>
          <w:b/>
          <w:bCs/>
          <w:w w:val="110"/>
        </w:rPr>
        <w:t>Future</w:t>
      </w:r>
      <w:r>
        <w:rPr>
          <w:b/>
          <w:bCs/>
          <w:spacing w:val="-13"/>
          <w:w w:val="110"/>
        </w:rPr>
        <w:t xml:space="preserve"> </w:t>
      </w:r>
      <w:r>
        <w:rPr>
          <w:b/>
          <w:bCs/>
          <w:w w:val="110"/>
        </w:rPr>
        <w:t>Research.</w:t>
      </w:r>
      <w:r>
        <w:rPr>
          <w:b/>
          <w:bCs/>
          <w:spacing w:val="5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PI</w:t>
      </w:r>
      <w:r>
        <w:rPr>
          <w:spacing w:val="-13"/>
          <w:w w:val="110"/>
        </w:rPr>
        <w:t xml:space="preserve"> </w:t>
      </w:r>
      <w:r>
        <w:rPr>
          <w:w w:val="110"/>
        </w:rPr>
        <w:t>devotes</w:t>
      </w:r>
      <w:r>
        <w:rPr>
          <w:spacing w:val="-12"/>
          <w:w w:val="110"/>
        </w:rPr>
        <w:t xml:space="preserve"> </w:t>
      </w:r>
      <w:r>
        <w:rPr>
          <w:w w:val="110"/>
        </w:rPr>
        <w:t>his</w:t>
      </w:r>
      <w:r>
        <w:rPr>
          <w:spacing w:val="-13"/>
          <w:w w:val="110"/>
        </w:rPr>
        <w:t xml:space="preserve"> </w:t>
      </w:r>
      <w:r>
        <w:rPr>
          <w:w w:val="110"/>
        </w:rPr>
        <w:t>career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building</w:t>
      </w:r>
      <w:r>
        <w:rPr>
          <w:spacing w:val="-12"/>
          <w:w w:val="110"/>
        </w:rPr>
        <w:t xml:space="preserve"> </w:t>
      </w:r>
      <w:r>
        <w:rPr>
          <w:w w:val="110"/>
        </w:rPr>
        <w:t>secure,</w:t>
      </w:r>
      <w:r>
        <w:rPr>
          <w:spacing w:val="-13"/>
          <w:w w:val="110"/>
        </w:rPr>
        <w:t xml:space="preserve"> </w:t>
      </w:r>
      <w:r>
        <w:rPr>
          <w:w w:val="110"/>
        </w:rPr>
        <w:t>trustworthy,</w:t>
      </w:r>
      <w:r>
        <w:rPr>
          <w:spacing w:val="-53"/>
          <w:w w:val="110"/>
        </w:rPr>
        <w:t xml:space="preserve"> </w:t>
      </w:r>
      <w:r>
        <w:rPr>
          <w:w w:val="110"/>
        </w:rPr>
        <w:t>and resilient cyber-physical computing platforms.</w:t>
      </w:r>
      <w:r>
        <w:rPr>
          <w:spacing w:val="1"/>
          <w:w w:val="110"/>
        </w:rPr>
        <w:t xml:space="preserve"> </w:t>
      </w:r>
      <w:r>
        <w:rPr>
          <w:w w:val="110"/>
        </w:rPr>
        <w:t>An integral part of the PI’s career goals is to inspire,</w:t>
      </w:r>
      <w:r>
        <w:rPr>
          <w:spacing w:val="1"/>
          <w:w w:val="110"/>
        </w:rPr>
        <w:t xml:space="preserve"> </w:t>
      </w:r>
      <w:r>
        <w:rPr>
          <w:w w:val="110"/>
        </w:rPr>
        <w:t>educate, and mentor the broader community including K-12, undergraduate, and graduate students, and</w:t>
      </w:r>
      <w:r>
        <w:rPr>
          <w:spacing w:val="1"/>
          <w:w w:val="110"/>
        </w:rPr>
        <w:t xml:space="preserve"> </w:t>
      </w:r>
      <w:r>
        <w:rPr>
          <w:w w:val="110"/>
        </w:rPr>
        <w:t>foster equity and diversity in STEM education.</w:t>
      </w:r>
      <w:r>
        <w:rPr>
          <w:spacing w:val="1"/>
          <w:w w:val="110"/>
        </w:rPr>
        <w:t xml:space="preserve"> </w:t>
      </w:r>
      <w:r>
        <w:rPr>
          <w:w w:val="110"/>
        </w:rPr>
        <w:t>The PI intends to promote reproducibility in systems</w:t>
      </w:r>
      <w:r>
        <w:rPr>
          <w:spacing w:val="1"/>
          <w:w w:val="110"/>
        </w:rPr>
        <w:t xml:space="preserve"> </w:t>
      </w:r>
      <w:r>
        <w:rPr>
          <w:w w:val="110"/>
        </w:rPr>
        <w:t>research and will continue to disseminate his research findings through open-source initiatives.</w:t>
      </w:r>
      <w:r>
        <w:rPr>
          <w:spacing w:val="1"/>
          <w:w w:val="110"/>
        </w:rPr>
        <w:t xml:space="preserve"> </w:t>
      </w:r>
      <w:r>
        <w:rPr>
          <w:b/>
          <w:bCs/>
          <w:w w:val="110"/>
        </w:rPr>
        <w:t>The PI</w:t>
      </w:r>
      <w:r>
        <w:rPr>
          <w:b/>
          <w:bCs/>
          <w:spacing w:val="1"/>
          <w:w w:val="110"/>
        </w:rPr>
        <w:t xml:space="preserve"> </w:t>
      </w:r>
      <w:r>
        <w:rPr>
          <w:b/>
          <w:bCs/>
          <w:w w:val="110"/>
          <w:u w:val="single"/>
        </w:rPr>
        <w:t>does not have sufficient funds</w:t>
      </w:r>
      <w:r>
        <w:rPr>
          <w:w w:val="110"/>
          <w:position w:val="7"/>
          <w:sz w:val="15"/>
          <w:szCs w:val="15"/>
        </w:rPr>
        <w:t xml:space="preserve">1 </w:t>
      </w:r>
      <w:r>
        <w:rPr>
          <w:b/>
          <w:bCs/>
          <w:w w:val="110"/>
        </w:rPr>
        <w:t>to support a doctoral student and initiate this research plans.</w:t>
      </w:r>
      <w:r>
        <w:rPr>
          <w:b/>
          <w:bCs/>
          <w:spacing w:val="1"/>
          <w:w w:val="110"/>
        </w:rPr>
        <w:t xml:space="preserve"> </w:t>
      </w:r>
      <w:r>
        <w:rPr>
          <w:b/>
          <w:bCs/>
          <w:w w:val="110"/>
        </w:rPr>
        <w:t>The</w:t>
      </w:r>
      <w:r>
        <w:rPr>
          <w:b/>
          <w:bCs/>
          <w:spacing w:val="1"/>
          <w:w w:val="110"/>
        </w:rPr>
        <w:t xml:space="preserve"> </w:t>
      </w:r>
      <w:r>
        <w:rPr>
          <w:b/>
          <w:bCs/>
          <w:w w:val="110"/>
        </w:rPr>
        <w:t>funding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support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from</w:t>
      </w:r>
      <w:r>
        <w:rPr>
          <w:b/>
          <w:bCs/>
          <w:spacing w:val="-6"/>
          <w:w w:val="110"/>
        </w:rPr>
        <w:t xml:space="preserve"> </w:t>
      </w:r>
      <w:r>
        <w:rPr>
          <w:b/>
          <w:bCs/>
          <w:w w:val="110"/>
        </w:rPr>
        <w:t>NSF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for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the</w:t>
      </w:r>
      <w:r>
        <w:rPr>
          <w:b/>
          <w:bCs/>
          <w:spacing w:val="-6"/>
          <w:w w:val="110"/>
        </w:rPr>
        <w:t xml:space="preserve"> </w:t>
      </w:r>
      <w:r>
        <w:rPr>
          <w:b/>
          <w:bCs/>
          <w:w w:val="110"/>
        </w:rPr>
        <w:t>proposed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research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initiation</w:t>
      </w:r>
      <w:r>
        <w:rPr>
          <w:b/>
          <w:bCs/>
          <w:spacing w:val="-6"/>
          <w:w w:val="110"/>
        </w:rPr>
        <w:t xml:space="preserve"> </w:t>
      </w:r>
      <w:r>
        <w:rPr>
          <w:b/>
          <w:bCs/>
          <w:w w:val="110"/>
        </w:rPr>
        <w:t>activities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will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be</w:t>
      </w:r>
      <w:r>
        <w:rPr>
          <w:b/>
          <w:bCs/>
          <w:spacing w:val="-6"/>
          <w:w w:val="110"/>
        </w:rPr>
        <w:t xml:space="preserve"> </w:t>
      </w:r>
      <w:r>
        <w:rPr>
          <w:b/>
          <w:bCs/>
          <w:w w:val="110"/>
        </w:rPr>
        <w:t>one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of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>the</w:t>
      </w:r>
      <w:r>
        <w:rPr>
          <w:b/>
          <w:bCs/>
          <w:spacing w:val="-6"/>
          <w:w w:val="110"/>
        </w:rPr>
        <w:t xml:space="preserve"> </w:t>
      </w:r>
      <w:r>
        <w:rPr>
          <w:b/>
          <w:bCs/>
          <w:w w:val="110"/>
        </w:rPr>
        <w:t>significant</w:t>
      </w:r>
      <w:r>
        <w:rPr>
          <w:b/>
          <w:bCs/>
          <w:spacing w:val="-53"/>
          <w:w w:val="110"/>
        </w:rPr>
        <w:t xml:space="preserve"> </w:t>
      </w:r>
      <w:r>
        <w:rPr>
          <w:b/>
          <w:bCs/>
          <w:w w:val="110"/>
        </w:rPr>
        <w:t>steps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towards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achieving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the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PI’s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long-term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career</w:t>
      </w:r>
      <w:r>
        <w:rPr>
          <w:b/>
          <w:bCs/>
          <w:spacing w:val="-8"/>
          <w:w w:val="110"/>
        </w:rPr>
        <w:t xml:space="preserve"> </w:t>
      </w:r>
      <w:r>
        <w:rPr>
          <w:b/>
          <w:bCs/>
          <w:w w:val="110"/>
        </w:rPr>
        <w:t>goals.</w:t>
      </w:r>
    </w:p>
    <w:p w14:paraId="39E79D3B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spacing w:before="105"/>
      </w:pPr>
      <w:r>
        <w:t>PI’s</w:t>
      </w:r>
      <w:r>
        <w:rPr>
          <w:spacing w:val="6"/>
        </w:rPr>
        <w:t xml:space="preserve"> </w:t>
      </w:r>
      <w:r>
        <w:t>Expertise</w:t>
      </w:r>
    </w:p>
    <w:p w14:paraId="0587B1BC" w14:textId="77777777" w:rsidR="00F85719" w:rsidRDefault="00D251A0">
      <w:pPr>
        <w:pStyle w:val="BodyText"/>
        <w:kinsoku w:val="0"/>
        <w:overflowPunct w:val="0"/>
        <w:spacing w:before="47" w:line="268" w:lineRule="auto"/>
        <w:ind w:left="120" w:right="117" w:firstLine="298"/>
        <w:jc w:val="both"/>
        <w:rPr>
          <w:i/>
          <w:iCs/>
          <w:w w:val="105"/>
        </w:rPr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PI,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2"/>
          <w:w w:val="110"/>
        </w:rPr>
        <w:t xml:space="preserve"> </w:t>
      </w:r>
      <w:r>
        <w:rPr>
          <w:w w:val="110"/>
        </w:rPr>
        <w:t>his</w:t>
      </w:r>
      <w:r>
        <w:rPr>
          <w:spacing w:val="-1"/>
          <w:w w:val="110"/>
        </w:rPr>
        <w:t xml:space="preserve"> </w:t>
      </w:r>
      <w:r>
        <w:rPr>
          <w:w w:val="110"/>
        </w:rPr>
        <w:t>diverse</w:t>
      </w:r>
      <w:r>
        <w:rPr>
          <w:spacing w:val="-2"/>
          <w:w w:val="110"/>
        </w:rPr>
        <w:t xml:space="preserve"> </w:t>
      </w:r>
      <w:r>
        <w:rPr>
          <w:w w:val="110"/>
        </w:rPr>
        <w:t>research</w:t>
      </w:r>
      <w:r>
        <w:rPr>
          <w:spacing w:val="-2"/>
          <w:w w:val="110"/>
        </w:rPr>
        <w:t xml:space="preserve"> </w:t>
      </w:r>
      <w:r>
        <w:rPr>
          <w:w w:val="110"/>
        </w:rPr>
        <w:t>background,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unique</w:t>
      </w:r>
      <w:r>
        <w:rPr>
          <w:spacing w:val="-2"/>
          <w:w w:val="110"/>
        </w:rPr>
        <w:t xml:space="preserve"> </w:t>
      </w:r>
      <w:r>
        <w:rPr>
          <w:w w:val="110"/>
        </w:rPr>
        <w:t>position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carry</w:t>
      </w:r>
      <w:r>
        <w:rPr>
          <w:spacing w:val="-2"/>
          <w:w w:val="110"/>
        </w:rPr>
        <w:t xml:space="preserve"> </w:t>
      </w:r>
      <w:r>
        <w:rPr>
          <w:w w:val="110"/>
        </w:rPr>
        <w:t>out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proposed</w:t>
      </w:r>
      <w:r>
        <w:rPr>
          <w:spacing w:val="-2"/>
          <w:w w:val="110"/>
        </w:rPr>
        <w:t xml:space="preserve"> </w:t>
      </w:r>
      <w:r>
        <w:rPr>
          <w:w w:val="110"/>
        </w:rPr>
        <w:t>research</w:t>
      </w:r>
      <w:r>
        <w:rPr>
          <w:spacing w:val="-53"/>
          <w:w w:val="110"/>
        </w:rPr>
        <w:t xml:space="preserve"> </w:t>
      </w:r>
      <w:r>
        <w:rPr>
          <w:w w:val="105"/>
        </w:rPr>
        <w:t>agendas.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PI’s research expertise includes </w:t>
      </w:r>
      <w:r>
        <w:rPr>
          <w:i/>
          <w:iCs/>
          <w:w w:val="105"/>
        </w:rPr>
        <w:t xml:space="preserve">(a) </w:t>
      </w:r>
      <w:r>
        <w:rPr>
          <w:w w:val="105"/>
        </w:rPr>
        <w:t>real-time and cyber-physical systems security [29, 32, 34–</w:t>
      </w:r>
      <w:r>
        <w:rPr>
          <w:spacing w:val="1"/>
          <w:w w:val="105"/>
        </w:rPr>
        <w:t xml:space="preserve"> </w:t>
      </w:r>
      <w:r>
        <w:rPr>
          <w:w w:val="110"/>
        </w:rPr>
        <w:t>39],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</w:rPr>
        <w:t>(b)</w:t>
      </w:r>
      <w:r>
        <w:rPr>
          <w:i/>
          <w:iCs/>
          <w:spacing w:val="-9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resilient</w:t>
      </w:r>
      <w:r>
        <w:rPr>
          <w:spacing w:val="-8"/>
          <w:w w:val="110"/>
        </w:rPr>
        <w:t xml:space="preserve"> </w:t>
      </w:r>
      <w:r>
        <w:rPr>
          <w:w w:val="110"/>
        </w:rPr>
        <w:t>cyber-physical</w:t>
      </w:r>
      <w:r>
        <w:rPr>
          <w:spacing w:val="-9"/>
          <w:w w:val="110"/>
        </w:rPr>
        <w:t xml:space="preserve"> </w:t>
      </w:r>
      <w:r>
        <w:rPr>
          <w:w w:val="110"/>
        </w:rPr>
        <w:t>networks</w:t>
      </w:r>
      <w:r>
        <w:rPr>
          <w:spacing w:val="-9"/>
          <w:w w:val="110"/>
        </w:rPr>
        <w:t xml:space="preserve"> </w:t>
      </w:r>
      <w:r>
        <w:rPr>
          <w:w w:val="110"/>
        </w:rPr>
        <w:t>[40–42],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</w:rPr>
        <w:t>(c)</w:t>
      </w:r>
      <w:r>
        <w:rPr>
          <w:i/>
          <w:iCs/>
          <w:spacing w:val="-9"/>
          <w:w w:val="110"/>
        </w:rPr>
        <w:t xml:space="preserve"> </w:t>
      </w:r>
      <w:r>
        <w:rPr>
          <w:w w:val="110"/>
        </w:rPr>
        <w:t>resource</w:t>
      </w:r>
      <w:r>
        <w:rPr>
          <w:spacing w:val="-9"/>
          <w:w w:val="110"/>
        </w:rPr>
        <w:t xml:space="preserve"> </w:t>
      </w:r>
      <w:r>
        <w:rPr>
          <w:w w:val="110"/>
        </w:rPr>
        <w:t>management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cellular</w:t>
      </w:r>
      <w:r>
        <w:rPr>
          <w:spacing w:val="-53"/>
          <w:w w:val="110"/>
        </w:rPr>
        <w:t xml:space="preserve"> </w:t>
      </w:r>
      <w:r>
        <w:rPr>
          <w:w w:val="110"/>
        </w:rPr>
        <w:t>wireless networks [43–47].</w:t>
      </w:r>
      <w:r>
        <w:rPr>
          <w:spacing w:val="1"/>
          <w:w w:val="110"/>
        </w:rPr>
        <w:t xml:space="preserve"> </w:t>
      </w:r>
      <w:r>
        <w:rPr>
          <w:w w:val="110"/>
        </w:rPr>
        <w:t>In recent years, the PI has been at the forefront of the research in real-time</w:t>
      </w:r>
      <w:r>
        <w:rPr>
          <w:spacing w:val="1"/>
          <w:w w:val="110"/>
        </w:rPr>
        <w:t xml:space="preserve"> </w:t>
      </w:r>
      <w:r>
        <w:rPr>
          <w:w w:val="105"/>
        </w:rPr>
        <w:t>security</w:t>
      </w:r>
      <w:r>
        <w:rPr>
          <w:spacing w:val="49"/>
          <w:w w:val="105"/>
        </w:rPr>
        <w:t xml:space="preserve"> </w:t>
      </w:r>
      <w:r>
        <w:rPr>
          <w:w w:val="105"/>
        </w:rPr>
        <w:t>and</w:t>
      </w:r>
      <w:r>
        <w:rPr>
          <w:spacing w:val="50"/>
          <w:w w:val="105"/>
        </w:rPr>
        <w:t xml:space="preserve"> </w:t>
      </w:r>
      <w:r>
        <w:rPr>
          <w:w w:val="105"/>
        </w:rPr>
        <w:t>resiliency</w:t>
      </w:r>
      <w:r>
        <w:rPr>
          <w:spacing w:val="50"/>
          <w:w w:val="105"/>
        </w:rPr>
        <w:t xml:space="preserve"> </w:t>
      </w:r>
      <w:r>
        <w:rPr>
          <w:w w:val="105"/>
        </w:rPr>
        <w:t>with</w:t>
      </w:r>
      <w:r>
        <w:rPr>
          <w:spacing w:val="50"/>
          <w:w w:val="105"/>
        </w:rPr>
        <w:t xml:space="preserve"> </w:t>
      </w:r>
      <w:r>
        <w:rPr>
          <w:w w:val="105"/>
        </w:rPr>
        <w:t>contributions</w:t>
      </w:r>
      <w:r>
        <w:rPr>
          <w:spacing w:val="50"/>
          <w:w w:val="105"/>
        </w:rPr>
        <w:t xml:space="preserve"> </w:t>
      </w:r>
      <w:r>
        <w:rPr>
          <w:w w:val="105"/>
        </w:rPr>
        <w:t>ranging</w:t>
      </w:r>
      <w:r>
        <w:rPr>
          <w:spacing w:val="49"/>
          <w:w w:val="105"/>
        </w:rPr>
        <w:t xml:space="preserve"> </w:t>
      </w:r>
      <w:r>
        <w:rPr>
          <w:w w:val="105"/>
        </w:rPr>
        <w:t>from</w:t>
      </w:r>
      <w:r>
        <w:rPr>
          <w:spacing w:val="50"/>
          <w:w w:val="105"/>
        </w:rPr>
        <w:t xml:space="preserve"> </w:t>
      </w:r>
      <w:r>
        <w:rPr>
          <w:w w:val="105"/>
        </w:rPr>
        <w:t>developing</w:t>
      </w:r>
      <w:r>
        <w:rPr>
          <w:spacing w:val="50"/>
          <w:w w:val="105"/>
        </w:rPr>
        <w:t xml:space="preserve"> </w:t>
      </w:r>
      <w:r>
        <w:rPr>
          <w:w w:val="105"/>
        </w:rPr>
        <w:t>theoretical</w:t>
      </w:r>
      <w:r>
        <w:rPr>
          <w:spacing w:val="50"/>
          <w:w w:val="105"/>
        </w:rPr>
        <w:t xml:space="preserve"> </w:t>
      </w:r>
      <w:r>
        <w:rPr>
          <w:w w:val="105"/>
        </w:rPr>
        <w:t>models</w:t>
      </w:r>
      <w:r>
        <w:rPr>
          <w:spacing w:val="49"/>
          <w:w w:val="105"/>
        </w:rPr>
        <w:t xml:space="preserve"> </w:t>
      </w:r>
      <w:r>
        <w:rPr>
          <w:w w:val="105"/>
        </w:rPr>
        <w:t>[34–37,</w:t>
      </w:r>
      <w:r>
        <w:rPr>
          <w:spacing w:val="7"/>
          <w:w w:val="105"/>
        </w:rPr>
        <w:t xml:space="preserve"> </w:t>
      </w:r>
      <w:r>
        <w:rPr>
          <w:w w:val="105"/>
        </w:rPr>
        <w:t>40–42]</w:t>
      </w:r>
      <w:r>
        <w:rPr>
          <w:spacing w:val="50"/>
          <w:w w:val="105"/>
        </w:rPr>
        <w:t xml:space="preserve"> </w:t>
      </w:r>
      <w:r>
        <w:rPr>
          <w:w w:val="105"/>
        </w:rPr>
        <w:t>as</w:t>
      </w:r>
      <w:r>
        <w:rPr>
          <w:spacing w:val="-50"/>
          <w:w w:val="105"/>
        </w:rPr>
        <w:t xml:space="preserve"> </w:t>
      </w:r>
      <w:r>
        <w:rPr>
          <w:w w:val="105"/>
        </w:rPr>
        <w:t>well as designing system architectures [29,38,39]. His work on integrating security as first-class principle of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real-time schedulers [34] has won the </w:t>
      </w:r>
      <w:r>
        <w:rPr>
          <w:i/>
          <w:iCs/>
          <w:w w:val="105"/>
        </w:rPr>
        <w:t xml:space="preserve">outstanding paper </w:t>
      </w:r>
      <w:r>
        <w:rPr>
          <w:w w:val="105"/>
        </w:rPr>
        <w:t xml:space="preserve">and </w:t>
      </w:r>
      <w:r>
        <w:rPr>
          <w:i/>
          <w:iCs/>
          <w:w w:val="105"/>
        </w:rPr>
        <w:t xml:space="preserve">best student paper </w:t>
      </w:r>
      <w:r>
        <w:rPr>
          <w:w w:val="105"/>
        </w:rPr>
        <w:t>awards at the IEEE RTSS. The</w:t>
      </w:r>
      <w:r>
        <w:rPr>
          <w:spacing w:val="-50"/>
          <w:w w:val="105"/>
        </w:rPr>
        <w:t xml:space="preserve"> </w:t>
      </w:r>
      <w:r>
        <w:rPr>
          <w:w w:val="110"/>
        </w:rPr>
        <w:t>PI</w:t>
      </w:r>
      <w:r>
        <w:rPr>
          <w:spacing w:val="-16"/>
          <w:w w:val="110"/>
        </w:rPr>
        <w:t xml:space="preserve"> </w:t>
      </w:r>
      <w:r>
        <w:rPr>
          <w:w w:val="110"/>
        </w:rPr>
        <w:t>has</w:t>
      </w:r>
      <w:r>
        <w:rPr>
          <w:spacing w:val="-15"/>
          <w:w w:val="110"/>
        </w:rPr>
        <w:t xml:space="preserve"> </w:t>
      </w:r>
      <w:r>
        <w:rPr>
          <w:w w:val="110"/>
        </w:rPr>
        <w:t>published</w:t>
      </w:r>
      <w:r>
        <w:rPr>
          <w:spacing w:val="-16"/>
          <w:w w:val="110"/>
        </w:rPr>
        <w:t xml:space="preserve"> </w:t>
      </w:r>
      <w:r>
        <w:rPr>
          <w:w w:val="110"/>
        </w:rPr>
        <w:t>his</w:t>
      </w:r>
      <w:r>
        <w:rPr>
          <w:spacing w:val="-15"/>
          <w:w w:val="110"/>
        </w:rPr>
        <w:t xml:space="preserve"> </w:t>
      </w:r>
      <w:r>
        <w:rPr>
          <w:w w:val="110"/>
        </w:rPr>
        <w:t>solutions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top</w:t>
      </w:r>
      <w:r>
        <w:rPr>
          <w:spacing w:val="-16"/>
          <w:w w:val="110"/>
        </w:rPr>
        <w:t xml:space="preserve"> </w:t>
      </w:r>
      <w:r>
        <w:rPr>
          <w:w w:val="110"/>
        </w:rPr>
        <w:t>real-time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networking</w:t>
      </w:r>
      <w:r>
        <w:rPr>
          <w:spacing w:val="-15"/>
          <w:w w:val="110"/>
        </w:rPr>
        <w:t xml:space="preserve"> </w:t>
      </w:r>
      <w:r>
        <w:rPr>
          <w:w w:val="110"/>
        </w:rPr>
        <w:t>conferences/journals</w:t>
      </w:r>
      <w:r>
        <w:rPr>
          <w:spacing w:val="-15"/>
          <w:w w:val="110"/>
        </w:rPr>
        <w:t xml:space="preserve"> </w:t>
      </w:r>
      <w:r>
        <w:rPr>
          <w:w w:val="110"/>
        </w:rPr>
        <w:t>including</w:t>
      </w:r>
      <w:r>
        <w:rPr>
          <w:spacing w:val="-16"/>
          <w:w w:val="110"/>
        </w:rPr>
        <w:t xml:space="preserve"> </w:t>
      </w:r>
      <w:r>
        <w:rPr>
          <w:w w:val="110"/>
        </w:rPr>
        <w:t>RTSS</w:t>
      </w:r>
      <w:r>
        <w:rPr>
          <w:spacing w:val="-15"/>
          <w:w w:val="110"/>
        </w:rPr>
        <w:t xml:space="preserve"> </w:t>
      </w:r>
      <w:r>
        <w:rPr>
          <w:w w:val="110"/>
        </w:rPr>
        <w:t>[34,40],</w:t>
      </w:r>
      <w:r>
        <w:rPr>
          <w:spacing w:val="-53"/>
          <w:w w:val="110"/>
        </w:rPr>
        <w:t xml:space="preserve"> </w:t>
      </w:r>
      <w:r>
        <w:rPr>
          <w:w w:val="105"/>
        </w:rPr>
        <w:t>ECRTS</w:t>
      </w:r>
      <w:r>
        <w:rPr>
          <w:spacing w:val="19"/>
          <w:w w:val="105"/>
        </w:rPr>
        <w:t xml:space="preserve"> </w:t>
      </w:r>
      <w:r>
        <w:rPr>
          <w:w w:val="105"/>
        </w:rPr>
        <w:t>[35],</w:t>
      </w:r>
      <w:r>
        <w:rPr>
          <w:spacing w:val="26"/>
          <w:w w:val="105"/>
        </w:rPr>
        <w:t xml:space="preserve"> </w:t>
      </w:r>
      <w:r>
        <w:rPr>
          <w:w w:val="105"/>
        </w:rPr>
        <w:t>ICCPS</w:t>
      </w:r>
      <w:r>
        <w:rPr>
          <w:spacing w:val="19"/>
          <w:w w:val="105"/>
        </w:rPr>
        <w:t xml:space="preserve"> </w:t>
      </w:r>
      <w:r>
        <w:rPr>
          <w:w w:val="105"/>
        </w:rPr>
        <w:t>[38],</w:t>
      </w:r>
      <w:r>
        <w:rPr>
          <w:spacing w:val="26"/>
          <w:w w:val="105"/>
        </w:rPr>
        <w:t xml:space="preserve"> </w:t>
      </w:r>
      <w:r>
        <w:rPr>
          <w:w w:val="105"/>
        </w:rPr>
        <w:t>INFOCOM</w:t>
      </w:r>
      <w:r>
        <w:rPr>
          <w:spacing w:val="20"/>
          <w:w w:val="105"/>
        </w:rPr>
        <w:t xml:space="preserve"> </w:t>
      </w:r>
      <w:r>
        <w:rPr>
          <w:w w:val="105"/>
        </w:rPr>
        <w:t>[42],</w:t>
      </w:r>
      <w:r>
        <w:rPr>
          <w:spacing w:val="26"/>
          <w:w w:val="105"/>
        </w:rPr>
        <w:t xml:space="preserve"> </w:t>
      </w:r>
      <w:r>
        <w:rPr>
          <w:w w:val="105"/>
        </w:rPr>
        <w:t>IoT</w:t>
      </w:r>
      <w:r>
        <w:rPr>
          <w:spacing w:val="19"/>
          <w:w w:val="105"/>
        </w:rPr>
        <w:t xml:space="preserve"> </w:t>
      </w:r>
      <w:r>
        <w:rPr>
          <w:w w:val="105"/>
        </w:rPr>
        <w:t>[39],</w:t>
      </w:r>
      <w:r>
        <w:rPr>
          <w:spacing w:val="26"/>
          <w:w w:val="105"/>
        </w:rPr>
        <w:t xml:space="preserve"> </w:t>
      </w:r>
      <w:r>
        <w:rPr>
          <w:w w:val="105"/>
        </w:rPr>
        <w:t>TWC</w:t>
      </w:r>
      <w:r>
        <w:rPr>
          <w:spacing w:val="19"/>
          <w:w w:val="105"/>
        </w:rPr>
        <w:t xml:space="preserve"> </w:t>
      </w:r>
      <w:r>
        <w:rPr>
          <w:w w:val="105"/>
        </w:rPr>
        <w:t>[46,</w:t>
      </w:r>
      <w:r>
        <w:rPr>
          <w:spacing w:val="-11"/>
          <w:w w:val="105"/>
        </w:rPr>
        <w:t xml:space="preserve"> </w:t>
      </w:r>
      <w:r>
        <w:rPr>
          <w:w w:val="105"/>
        </w:rPr>
        <w:t>47],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Network</w:t>
      </w:r>
      <w:r>
        <w:rPr>
          <w:spacing w:val="19"/>
          <w:w w:val="105"/>
        </w:rPr>
        <w:t xml:space="preserve"> </w:t>
      </w:r>
      <w:r>
        <w:rPr>
          <w:w w:val="105"/>
        </w:rPr>
        <w:t>[48].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i/>
          <w:iCs/>
          <w:w w:val="105"/>
        </w:rPr>
        <w:t>PI</w:t>
      </w:r>
      <w:r>
        <w:rPr>
          <w:i/>
          <w:iCs/>
          <w:spacing w:val="19"/>
          <w:w w:val="105"/>
        </w:rPr>
        <w:t xml:space="preserve"> </w:t>
      </w:r>
      <w:r>
        <w:rPr>
          <w:i/>
          <w:iCs/>
          <w:w w:val="105"/>
        </w:rPr>
        <w:t>has</w:t>
      </w:r>
      <w:r>
        <w:rPr>
          <w:i/>
          <w:iCs/>
          <w:spacing w:val="19"/>
          <w:w w:val="105"/>
        </w:rPr>
        <w:t xml:space="preserve"> </w:t>
      </w:r>
      <w:r>
        <w:rPr>
          <w:i/>
          <w:iCs/>
          <w:w w:val="105"/>
        </w:rPr>
        <w:t>all</w:t>
      </w:r>
      <w:r>
        <w:rPr>
          <w:i/>
          <w:iCs/>
          <w:spacing w:val="19"/>
          <w:w w:val="105"/>
        </w:rPr>
        <w:t xml:space="preserve"> </w:t>
      </w:r>
      <w:r>
        <w:rPr>
          <w:i/>
          <w:iCs/>
          <w:w w:val="105"/>
        </w:rPr>
        <w:t>the</w:t>
      </w:r>
    </w:p>
    <w:p w14:paraId="41BA2FD8" w14:textId="77777777" w:rsidR="00F85719" w:rsidRDefault="00D251A0">
      <w:pPr>
        <w:pStyle w:val="BodyText"/>
        <w:kinsoku w:val="0"/>
        <w:overflowPunct w:val="0"/>
        <w:spacing w:line="268" w:lineRule="auto"/>
        <w:ind w:left="120" w:right="117"/>
        <w:jc w:val="both"/>
        <w:rPr>
          <w:w w:val="110"/>
        </w:rPr>
      </w:pPr>
      <w:r>
        <w:rPr>
          <w:i/>
          <w:iCs/>
          <w:w w:val="110"/>
        </w:rPr>
        <w:t xml:space="preserve">resources </w:t>
      </w:r>
      <w:r>
        <w:rPr>
          <w:w w:val="110"/>
        </w:rPr>
        <w:t>(e.g., research computers, experimental platforms, and lab facilities) needed to complete this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project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successfully.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PI</w:t>
      </w:r>
      <w:r>
        <w:rPr>
          <w:spacing w:val="-13"/>
          <w:w w:val="110"/>
        </w:rPr>
        <w:t xml:space="preserve"> </w:t>
      </w:r>
      <w:r>
        <w:rPr>
          <w:w w:val="110"/>
        </w:rPr>
        <w:t>also</w:t>
      </w:r>
      <w:r>
        <w:rPr>
          <w:spacing w:val="-12"/>
          <w:w w:val="110"/>
        </w:rPr>
        <w:t xml:space="preserve"> </w:t>
      </w:r>
      <w:r>
        <w:rPr>
          <w:w w:val="110"/>
        </w:rPr>
        <w:t>has</w:t>
      </w:r>
      <w:r>
        <w:rPr>
          <w:spacing w:val="-12"/>
          <w:w w:val="110"/>
        </w:rPr>
        <w:t xml:space="preserve"> </w:t>
      </w:r>
      <w:r>
        <w:rPr>
          <w:w w:val="110"/>
        </w:rPr>
        <w:t>experience</w:t>
      </w:r>
      <w:r>
        <w:rPr>
          <w:spacing w:val="-12"/>
          <w:w w:val="110"/>
        </w:rPr>
        <w:t xml:space="preserve"> </w:t>
      </w:r>
      <w:r>
        <w:rPr>
          <w:w w:val="110"/>
        </w:rPr>
        <w:t>working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i/>
          <w:iCs/>
          <w:w w:val="110"/>
        </w:rPr>
        <w:t>underrepresented</w:t>
      </w:r>
      <w:r>
        <w:rPr>
          <w:i/>
          <w:iCs/>
          <w:spacing w:val="-13"/>
          <w:w w:val="110"/>
        </w:rPr>
        <w:t xml:space="preserve"> </w:t>
      </w:r>
      <w:r>
        <w:rPr>
          <w:i/>
          <w:iCs/>
          <w:w w:val="110"/>
        </w:rPr>
        <w:t>communities</w:t>
      </w:r>
      <w:r>
        <w:rPr>
          <w:i/>
          <w:iCs/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computing,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most notably </w:t>
      </w:r>
      <w:r>
        <w:rPr>
          <w:i/>
          <w:iCs/>
          <w:w w:val="110"/>
        </w:rPr>
        <w:t xml:space="preserve">women students </w:t>
      </w:r>
      <w:r>
        <w:rPr>
          <w:w w:val="110"/>
        </w:rPr>
        <w:t>at all levels — doctoral, masters, undergraduate, and even middle school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students.</w:t>
      </w:r>
      <w:r>
        <w:rPr>
          <w:spacing w:val="3"/>
          <w:w w:val="110"/>
        </w:rPr>
        <w:t xml:space="preserve"> </w:t>
      </w:r>
      <w:r>
        <w:rPr>
          <w:spacing w:val="-1"/>
          <w:w w:val="110"/>
        </w:rPr>
        <w:t>Further,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PI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will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leverage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Wichita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State’s</w:t>
      </w:r>
      <w:r>
        <w:rPr>
          <w:spacing w:val="-15"/>
          <w:w w:val="110"/>
        </w:rPr>
        <w:t xml:space="preserve"> </w:t>
      </w:r>
      <w:r>
        <w:rPr>
          <w:w w:val="110"/>
        </w:rPr>
        <w:t>existing</w:t>
      </w:r>
      <w:r>
        <w:rPr>
          <w:spacing w:val="-15"/>
          <w:w w:val="110"/>
        </w:rPr>
        <w:t xml:space="preserve"> </w:t>
      </w:r>
      <w:r>
        <w:rPr>
          <w:w w:val="110"/>
        </w:rPr>
        <w:t>outreach</w:t>
      </w:r>
      <w:r>
        <w:rPr>
          <w:spacing w:val="-14"/>
          <w:w w:val="110"/>
        </w:rPr>
        <w:t xml:space="preserve"> </w:t>
      </w:r>
      <w:r>
        <w:rPr>
          <w:w w:val="110"/>
        </w:rPr>
        <w:t>programs</w:t>
      </w:r>
      <w:r>
        <w:rPr>
          <w:spacing w:val="-15"/>
          <w:w w:val="110"/>
        </w:rPr>
        <w:t xml:space="preserve"> </w:t>
      </w:r>
      <w:r>
        <w:rPr>
          <w:w w:val="110"/>
        </w:rPr>
        <w:t>(e.g.,</w:t>
      </w:r>
      <w:r>
        <w:rPr>
          <w:spacing w:val="-13"/>
          <w:w w:val="110"/>
        </w:rPr>
        <w:t xml:space="preserve"> </w:t>
      </w:r>
      <w:r>
        <w:rPr>
          <w:w w:val="110"/>
        </w:rPr>
        <w:t>Shocker</w:t>
      </w:r>
      <w:r>
        <w:rPr>
          <w:spacing w:val="-15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52"/>
          <w:w w:val="110"/>
        </w:rPr>
        <w:t xml:space="preserve"> </w:t>
      </w:r>
      <w:r>
        <w:rPr>
          <w:w w:val="110"/>
        </w:rPr>
        <w:t>Academy [49] and Hub for Cybersecurity Education and Awareness [50]) as well as resources form other</w:t>
      </w:r>
      <w:r>
        <w:rPr>
          <w:spacing w:val="1"/>
          <w:w w:val="110"/>
        </w:rPr>
        <w:t xml:space="preserve"> </w:t>
      </w:r>
      <w:r>
        <w:rPr>
          <w:w w:val="110"/>
        </w:rPr>
        <w:t>organizations (e.g., CRA’s undergraduate mentoring programs [51] and NSA’s K-12 initiatives [52]) and</w:t>
      </w:r>
      <w:r>
        <w:rPr>
          <w:spacing w:val="1"/>
          <w:w w:val="110"/>
        </w:rPr>
        <w:t xml:space="preserve"> </w:t>
      </w:r>
      <w:r>
        <w:rPr>
          <w:w w:val="110"/>
        </w:rPr>
        <w:t>work on broadening participation of high school students and minority communities in engineering.</w:t>
      </w:r>
      <w:r>
        <w:rPr>
          <w:spacing w:val="1"/>
          <w:w w:val="110"/>
        </w:rPr>
        <w:t xml:space="preserve"> </w:t>
      </w:r>
      <w:r>
        <w:rPr>
          <w:w w:val="110"/>
        </w:rPr>
        <w:t>Hence, the PI is ideal for developing real-time security techniques such as those proposed in this project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fostering</w:t>
      </w:r>
      <w:r>
        <w:rPr>
          <w:spacing w:val="-6"/>
          <w:w w:val="110"/>
        </w:rPr>
        <w:t xml:space="preserve"> </w:t>
      </w:r>
      <w:r>
        <w:rPr>
          <w:w w:val="110"/>
        </w:rPr>
        <w:t>diversity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STEM</w:t>
      </w:r>
      <w:r>
        <w:rPr>
          <w:spacing w:val="-6"/>
          <w:w w:val="110"/>
        </w:rPr>
        <w:t xml:space="preserve"> </w:t>
      </w:r>
      <w:r>
        <w:rPr>
          <w:w w:val="110"/>
        </w:rPr>
        <w:t>education.</w:t>
      </w:r>
    </w:p>
    <w:p w14:paraId="1ECA544D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86"/>
        <w:jc w:val="both"/>
        <w:rPr>
          <w:w w:val="105"/>
        </w:rPr>
      </w:pPr>
      <w:r>
        <w:rPr>
          <w:w w:val="105"/>
        </w:rPr>
        <w:t>Background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Related</w:t>
      </w:r>
      <w:r>
        <w:rPr>
          <w:spacing w:val="-9"/>
          <w:w w:val="105"/>
        </w:rPr>
        <w:t xml:space="preserve"> </w:t>
      </w:r>
      <w:r>
        <w:rPr>
          <w:w w:val="105"/>
        </w:rPr>
        <w:t>Work</w:t>
      </w:r>
    </w:p>
    <w:p w14:paraId="5310D7DA" w14:textId="77777777" w:rsidR="00F85719" w:rsidRDefault="00D251A0">
      <w:pPr>
        <w:pStyle w:val="BodyText"/>
        <w:kinsoku w:val="0"/>
        <w:overflowPunct w:val="0"/>
        <w:spacing w:before="118" w:line="266" w:lineRule="auto"/>
        <w:ind w:left="120" w:right="117"/>
        <w:jc w:val="both"/>
        <w:rPr>
          <w:w w:val="105"/>
        </w:rPr>
      </w:pPr>
      <w:r>
        <w:rPr>
          <w:b/>
          <w:bCs/>
          <w:spacing w:val="-1"/>
          <w:w w:val="110"/>
        </w:rPr>
        <w:t>Real-Time</w:t>
      </w:r>
      <w:r>
        <w:rPr>
          <w:b/>
          <w:bCs/>
          <w:spacing w:val="-17"/>
          <w:w w:val="110"/>
        </w:rPr>
        <w:t xml:space="preserve"> </w:t>
      </w:r>
      <w:r>
        <w:rPr>
          <w:b/>
          <w:bCs/>
          <w:spacing w:val="-1"/>
          <w:w w:val="110"/>
        </w:rPr>
        <w:t>Systems.</w:t>
      </w:r>
      <w:r>
        <w:rPr>
          <w:b/>
          <w:bCs/>
          <w:spacing w:val="40"/>
          <w:w w:val="110"/>
        </w:rPr>
        <w:t xml:space="preserve"> </w:t>
      </w:r>
      <w:r>
        <w:rPr>
          <w:spacing w:val="-1"/>
          <w:w w:val="110"/>
        </w:rPr>
        <w:t>RTS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are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defined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their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strong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timing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requirements.</w:t>
      </w:r>
      <w:r>
        <w:rPr>
          <w:spacing w:val="3"/>
          <w:w w:val="110"/>
        </w:rPr>
        <w:t xml:space="preserve"> </w:t>
      </w:r>
      <w:r>
        <w:rPr>
          <w:w w:val="110"/>
        </w:rPr>
        <w:t>Some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common</w:t>
      </w:r>
      <w:r>
        <w:rPr>
          <w:spacing w:val="-16"/>
          <w:w w:val="110"/>
        </w:rPr>
        <w:t xml:space="preserve"> </w:t>
      </w:r>
      <w:r>
        <w:rPr>
          <w:w w:val="110"/>
        </w:rPr>
        <w:t>properties</w:t>
      </w:r>
      <w:r>
        <w:rPr>
          <w:spacing w:val="-53"/>
          <w:w w:val="110"/>
        </w:rPr>
        <w:t xml:space="preserve"> </w:t>
      </w:r>
      <w:r>
        <w:rPr>
          <w:w w:val="105"/>
        </w:rPr>
        <w:t xml:space="preserve">and assumptions related to RTS are as follows: </w:t>
      </w:r>
      <w:r>
        <w:rPr>
          <w:i/>
          <w:iCs/>
          <w:w w:val="105"/>
        </w:rPr>
        <w:t xml:space="preserve">(a) </w:t>
      </w:r>
      <w:r>
        <w:rPr>
          <w:w w:val="105"/>
        </w:rPr>
        <w:t xml:space="preserve">implemented as a system of periodic tasks, </w:t>
      </w:r>
      <w:r>
        <w:rPr>
          <w:i/>
          <w:iCs/>
          <w:w w:val="105"/>
        </w:rPr>
        <w:t xml:space="preserve">(b) </w:t>
      </w:r>
      <w:r>
        <w:rPr>
          <w:w w:val="105"/>
        </w:rPr>
        <w:t>worst-case</w:t>
      </w:r>
      <w:r>
        <w:rPr>
          <w:spacing w:val="1"/>
          <w:w w:val="105"/>
        </w:rPr>
        <w:t xml:space="preserve"> </w:t>
      </w:r>
      <w:r>
        <w:rPr>
          <w:w w:val="110"/>
        </w:rPr>
        <w:t xml:space="preserve">bounds are known for most loops as well as the critical pieces of code, </w:t>
      </w:r>
      <w:r>
        <w:rPr>
          <w:i/>
          <w:iCs/>
          <w:w w:val="110"/>
        </w:rPr>
        <w:t xml:space="preserve">(c) </w:t>
      </w:r>
      <w:r>
        <w:rPr>
          <w:w w:val="110"/>
        </w:rPr>
        <w:t>scheduled by priority-driven</w:t>
      </w:r>
      <w:r>
        <w:rPr>
          <w:spacing w:val="1"/>
          <w:w w:val="110"/>
        </w:rPr>
        <w:t xml:space="preserve"> </w:t>
      </w:r>
      <w:r>
        <w:rPr>
          <w:w w:val="110"/>
        </w:rPr>
        <w:t>schemes,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i/>
          <w:iCs/>
          <w:w w:val="110"/>
        </w:rPr>
        <w:t>(d)</w:t>
      </w:r>
      <w:r>
        <w:rPr>
          <w:i/>
          <w:iCs/>
          <w:spacing w:val="-12"/>
          <w:w w:val="110"/>
        </w:rPr>
        <w:t xml:space="preserve"> </w:t>
      </w:r>
      <w:r>
        <w:rPr>
          <w:w w:val="110"/>
        </w:rPr>
        <w:t>limited</w:t>
      </w:r>
      <w:r>
        <w:rPr>
          <w:spacing w:val="-12"/>
          <w:w w:val="110"/>
        </w:rPr>
        <w:t xml:space="preserve"> </w:t>
      </w:r>
      <w:r>
        <w:rPr>
          <w:w w:val="110"/>
        </w:rPr>
        <w:t>resources</w:t>
      </w:r>
      <w:r>
        <w:rPr>
          <w:spacing w:val="-12"/>
          <w:w w:val="110"/>
        </w:rPr>
        <w:t xml:space="preserve"> </w:t>
      </w:r>
      <w:r>
        <w:rPr>
          <w:w w:val="110"/>
        </w:rPr>
        <w:t>(e.g.,</w:t>
      </w:r>
      <w:r>
        <w:rPr>
          <w:spacing w:val="-10"/>
          <w:w w:val="110"/>
        </w:rPr>
        <w:t xml:space="preserve"> </w:t>
      </w:r>
      <w:r>
        <w:rPr>
          <w:w w:val="110"/>
        </w:rPr>
        <w:t>processor,</w:t>
      </w:r>
      <w:r>
        <w:rPr>
          <w:spacing w:val="-11"/>
          <w:w w:val="110"/>
        </w:rPr>
        <w:t xml:space="preserve"> </w:t>
      </w:r>
      <w:r>
        <w:rPr>
          <w:w w:val="110"/>
        </w:rPr>
        <w:t>memory,</w:t>
      </w:r>
      <w:r>
        <w:rPr>
          <w:spacing w:val="-11"/>
          <w:w w:val="110"/>
        </w:rPr>
        <w:t xml:space="preserve"> </w:t>
      </w:r>
      <w:r>
        <w:rPr>
          <w:w w:val="110"/>
        </w:rPr>
        <w:t>energy). Each</w:t>
      </w:r>
      <w:r>
        <w:rPr>
          <w:spacing w:val="-12"/>
          <w:w w:val="110"/>
        </w:rPr>
        <w:t xml:space="preserve"> </w:t>
      </w:r>
      <w:r>
        <w:rPr>
          <w:w w:val="110"/>
        </w:rPr>
        <w:t>real-time</w:t>
      </w:r>
      <w:r>
        <w:rPr>
          <w:spacing w:val="-12"/>
          <w:w w:val="110"/>
        </w:rPr>
        <w:t xml:space="preserve"> </w:t>
      </w:r>
      <w:r>
        <w:rPr>
          <w:w w:val="110"/>
        </w:rPr>
        <w:t>task</w:t>
      </w:r>
      <w:r>
        <w:rPr>
          <w:spacing w:val="-9"/>
          <w:w w:val="110"/>
        </w:rPr>
        <w:t xml:space="preserve"> </w:t>
      </w:r>
      <w:proofErr w:type="spellStart"/>
      <w:r>
        <w:rPr>
          <w:rFonts w:ascii="Arial" w:hAnsi="Arial" w:cs="Arial"/>
          <w:i/>
          <w:iCs/>
          <w:w w:val="110"/>
        </w:rPr>
        <w:t>τ</w:t>
      </w:r>
      <w:r>
        <w:rPr>
          <w:i/>
          <w:iCs/>
          <w:w w:val="110"/>
          <w:vertAlign w:val="subscript"/>
        </w:rPr>
        <w:t>i</w:t>
      </w:r>
      <w:proofErr w:type="spellEnd"/>
      <w:r>
        <w:rPr>
          <w:i/>
          <w:iCs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characterized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by </w:t>
      </w:r>
      <w:r>
        <w:rPr>
          <w:rFonts w:ascii="Arial" w:hAnsi="Arial" w:cs="Arial"/>
          <w:w w:val="110"/>
        </w:rPr>
        <w:t>(</w:t>
      </w:r>
      <w:proofErr w:type="spellStart"/>
      <w:r>
        <w:rPr>
          <w:i/>
          <w:iCs/>
          <w:w w:val="110"/>
        </w:rPr>
        <w:t>T</w:t>
      </w:r>
      <w:r>
        <w:rPr>
          <w:i/>
          <w:iCs/>
          <w:w w:val="110"/>
          <w:vertAlign w:val="subscript"/>
        </w:rPr>
        <w:t>i</w:t>
      </w:r>
      <w:proofErr w:type="spellEnd"/>
      <w:r>
        <w:rPr>
          <w:w w:val="110"/>
        </w:rPr>
        <w:t xml:space="preserve">, </w:t>
      </w:r>
      <w:r>
        <w:rPr>
          <w:i/>
          <w:iCs/>
          <w:w w:val="110"/>
        </w:rPr>
        <w:t>C</w:t>
      </w:r>
      <w:r>
        <w:rPr>
          <w:i/>
          <w:iCs/>
          <w:w w:val="110"/>
          <w:vertAlign w:val="subscript"/>
        </w:rPr>
        <w:t>i</w:t>
      </w:r>
      <w:r>
        <w:rPr>
          <w:w w:val="110"/>
        </w:rPr>
        <w:t xml:space="preserve">, </w:t>
      </w:r>
      <w:r>
        <w:rPr>
          <w:i/>
          <w:iCs/>
          <w:w w:val="110"/>
        </w:rPr>
        <w:t>D</w:t>
      </w:r>
      <w:r>
        <w:rPr>
          <w:i/>
          <w:iCs/>
          <w:w w:val="110"/>
          <w:vertAlign w:val="subscript"/>
        </w:rPr>
        <w:t>i</w:t>
      </w:r>
      <w:r>
        <w:rPr>
          <w:rFonts w:ascii="Arial" w:hAnsi="Arial" w:cs="Arial"/>
          <w:w w:val="110"/>
        </w:rPr>
        <w:t xml:space="preserve">) </w:t>
      </w:r>
      <w:r>
        <w:rPr>
          <w:w w:val="110"/>
        </w:rPr>
        <w:t xml:space="preserve">in which </w:t>
      </w:r>
      <w:proofErr w:type="spellStart"/>
      <w:r>
        <w:rPr>
          <w:i/>
          <w:iCs/>
          <w:w w:val="110"/>
        </w:rPr>
        <w:t>T</w:t>
      </w:r>
      <w:r>
        <w:rPr>
          <w:i/>
          <w:iCs/>
          <w:w w:val="110"/>
          <w:vertAlign w:val="subscript"/>
        </w:rPr>
        <w:t>i</w:t>
      </w:r>
      <w:proofErr w:type="spellEnd"/>
      <w:r>
        <w:rPr>
          <w:i/>
          <w:iCs/>
          <w:w w:val="110"/>
        </w:rPr>
        <w:t xml:space="preserve"> </w:t>
      </w:r>
      <w:r>
        <w:rPr>
          <w:w w:val="110"/>
        </w:rPr>
        <w:t xml:space="preserve">is the period (inter-arrival time), </w:t>
      </w:r>
      <w:r>
        <w:rPr>
          <w:i/>
          <w:iCs/>
          <w:w w:val="110"/>
        </w:rPr>
        <w:t>C</w:t>
      </w:r>
      <w:r>
        <w:rPr>
          <w:i/>
          <w:iCs/>
          <w:w w:val="110"/>
          <w:vertAlign w:val="subscript"/>
        </w:rPr>
        <w:t>i</w:t>
      </w:r>
      <w:r>
        <w:rPr>
          <w:i/>
          <w:iCs/>
          <w:w w:val="110"/>
        </w:rPr>
        <w:t xml:space="preserve"> </w:t>
      </w:r>
      <w:r>
        <w:rPr>
          <w:w w:val="110"/>
        </w:rPr>
        <w:t>is the constant upper bound on the execution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time, and </w:t>
      </w:r>
      <w:r>
        <w:rPr>
          <w:i/>
          <w:iCs/>
          <w:w w:val="110"/>
        </w:rPr>
        <w:t>D</w:t>
      </w:r>
      <w:r>
        <w:rPr>
          <w:i/>
          <w:iCs/>
          <w:w w:val="110"/>
          <w:vertAlign w:val="subscript"/>
        </w:rPr>
        <w:t>i</w:t>
      </w:r>
      <w:r>
        <w:rPr>
          <w:i/>
          <w:iCs/>
          <w:w w:val="110"/>
        </w:rPr>
        <w:t xml:space="preserve"> </w:t>
      </w:r>
      <w:r>
        <w:rPr>
          <w:w w:val="110"/>
        </w:rPr>
        <w:t>is the timing constraint (deadline).</w:t>
      </w:r>
      <w:r>
        <w:rPr>
          <w:spacing w:val="1"/>
          <w:w w:val="110"/>
        </w:rPr>
        <w:t xml:space="preserve"> </w:t>
      </w:r>
      <w:r>
        <w:rPr>
          <w:w w:val="110"/>
        </w:rPr>
        <w:t>In multicore systems, task scheduling can be viewed as</w:t>
      </w:r>
      <w:r>
        <w:rPr>
          <w:spacing w:val="1"/>
          <w:w w:val="110"/>
        </w:rPr>
        <w:t xml:space="preserve"> </w:t>
      </w:r>
      <w:r>
        <w:rPr>
          <w:w w:val="105"/>
        </w:rPr>
        <w:t xml:space="preserve">solving an allocation problem depending on design criteria such as [11]:  </w:t>
      </w:r>
      <w:r>
        <w:rPr>
          <w:i/>
          <w:iCs/>
          <w:w w:val="105"/>
        </w:rPr>
        <w:t xml:space="preserve">(a) no migration </w:t>
      </w:r>
      <w:r>
        <w:rPr>
          <w:w w:val="105"/>
        </w:rPr>
        <w:t>(tasks are allocated</w:t>
      </w:r>
      <w:r>
        <w:rPr>
          <w:spacing w:val="1"/>
          <w:w w:val="105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fixed</w:t>
      </w:r>
      <w:r>
        <w:rPr>
          <w:spacing w:val="-11"/>
          <w:w w:val="110"/>
        </w:rPr>
        <w:t xml:space="preserve"> </w:t>
      </w:r>
      <w:r>
        <w:rPr>
          <w:w w:val="110"/>
        </w:rPr>
        <w:t>core),</w:t>
      </w:r>
      <w:r>
        <w:rPr>
          <w:spacing w:val="-7"/>
          <w:w w:val="110"/>
        </w:rPr>
        <w:t xml:space="preserve"> </w:t>
      </w:r>
      <w:r>
        <w:rPr>
          <w:i/>
          <w:iCs/>
          <w:w w:val="110"/>
        </w:rPr>
        <w:t>(b)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task-level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migration</w:t>
      </w:r>
      <w:r>
        <w:rPr>
          <w:i/>
          <w:iCs/>
          <w:spacing w:val="-10"/>
          <w:w w:val="110"/>
        </w:rPr>
        <w:t xml:space="preserve"> </w:t>
      </w:r>
      <w:r>
        <w:rPr>
          <w:w w:val="110"/>
        </w:rPr>
        <w:t>(the</w:t>
      </w:r>
      <w:r>
        <w:rPr>
          <w:spacing w:val="-10"/>
          <w:w w:val="110"/>
        </w:rPr>
        <w:t xml:space="preserve"> </w:t>
      </w:r>
      <w:r>
        <w:rPr>
          <w:w w:val="110"/>
        </w:rPr>
        <w:t>jobs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task</w:t>
      </w:r>
      <w:r>
        <w:rPr>
          <w:spacing w:val="-10"/>
          <w:w w:val="110"/>
        </w:rPr>
        <w:t xml:space="preserve"> </w:t>
      </w:r>
      <w:r>
        <w:rPr>
          <w:w w:val="110"/>
        </w:rPr>
        <w:t>may</w:t>
      </w:r>
      <w:r>
        <w:rPr>
          <w:spacing w:val="-10"/>
          <w:w w:val="110"/>
        </w:rPr>
        <w:t xml:space="preserve"> </w:t>
      </w:r>
      <w:r>
        <w:rPr>
          <w:w w:val="110"/>
        </w:rPr>
        <w:t>execute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different</w:t>
      </w:r>
      <w:r>
        <w:rPr>
          <w:spacing w:val="-10"/>
          <w:w w:val="110"/>
        </w:rPr>
        <w:t xml:space="preserve"> </w:t>
      </w:r>
      <w:r>
        <w:rPr>
          <w:w w:val="110"/>
        </w:rPr>
        <w:t>cores),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i/>
          <w:iCs/>
          <w:w w:val="110"/>
        </w:rPr>
        <w:t>(c)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job-level</w:t>
      </w:r>
      <w:r>
        <w:rPr>
          <w:i/>
          <w:iCs/>
          <w:spacing w:val="-53"/>
          <w:w w:val="110"/>
        </w:rPr>
        <w:t xml:space="preserve"> </w:t>
      </w:r>
      <w:r>
        <w:rPr>
          <w:i/>
          <w:iCs/>
          <w:w w:val="110"/>
        </w:rPr>
        <w:t>migration</w:t>
      </w:r>
      <w:r>
        <w:rPr>
          <w:i/>
          <w:iCs/>
          <w:spacing w:val="-5"/>
          <w:w w:val="110"/>
        </w:rPr>
        <w:t xml:space="preserve"> </w:t>
      </w:r>
      <w:r>
        <w:rPr>
          <w:w w:val="110"/>
        </w:rPr>
        <w:t>(the</w:t>
      </w:r>
      <w:r>
        <w:rPr>
          <w:spacing w:val="-5"/>
          <w:w w:val="110"/>
        </w:rPr>
        <w:t xml:space="preserve"> </w:t>
      </w:r>
      <w:r>
        <w:rPr>
          <w:w w:val="110"/>
        </w:rPr>
        <w:t>jobs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task</w:t>
      </w:r>
      <w:r>
        <w:rPr>
          <w:spacing w:val="-5"/>
          <w:w w:val="110"/>
        </w:rPr>
        <w:t xml:space="preserve"> </w:t>
      </w:r>
      <w:r>
        <w:rPr>
          <w:w w:val="110"/>
        </w:rPr>
        <w:t>migrate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execute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different</w:t>
      </w:r>
      <w:r>
        <w:rPr>
          <w:spacing w:val="-5"/>
          <w:w w:val="110"/>
        </w:rPr>
        <w:t xml:space="preserve"> </w:t>
      </w:r>
      <w:r>
        <w:rPr>
          <w:w w:val="110"/>
        </w:rPr>
        <w:t>core</w:t>
      </w:r>
      <w:r>
        <w:rPr>
          <w:spacing w:val="-5"/>
          <w:w w:val="110"/>
        </w:rPr>
        <w:t xml:space="preserve"> </w:t>
      </w:r>
      <w:r>
        <w:rPr>
          <w:w w:val="110"/>
        </w:rPr>
        <w:t>although</w:t>
      </w:r>
      <w:r>
        <w:rPr>
          <w:spacing w:val="-5"/>
          <w:w w:val="110"/>
        </w:rPr>
        <w:t xml:space="preserve"> </w:t>
      </w:r>
      <w:r>
        <w:rPr>
          <w:w w:val="110"/>
        </w:rPr>
        <w:t>parallel</w:t>
      </w:r>
      <w:r>
        <w:rPr>
          <w:spacing w:val="-4"/>
          <w:w w:val="110"/>
        </w:rPr>
        <w:t xml:space="preserve"> </w:t>
      </w:r>
      <w:r>
        <w:rPr>
          <w:w w:val="110"/>
        </w:rPr>
        <w:t>execution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job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3"/>
          <w:w w:val="110"/>
        </w:rPr>
        <w:t xml:space="preserve"> </w:t>
      </w:r>
      <w:r>
        <w:rPr>
          <w:spacing w:val="-1"/>
          <w:w w:val="110"/>
        </w:rPr>
        <w:t xml:space="preserve">not permitted). </w:t>
      </w:r>
      <w:proofErr w:type="spellStart"/>
      <w:r>
        <w:rPr>
          <w:w w:val="110"/>
        </w:rPr>
        <w:t>Schedulability</w:t>
      </w:r>
      <w:proofErr w:type="spellEnd"/>
      <w:r>
        <w:rPr>
          <w:w w:val="110"/>
        </w:rPr>
        <w:t xml:space="preserve"> tests [11, 53–55] are used to determine if all tasks in the system meet their</w:t>
      </w:r>
      <w:r>
        <w:rPr>
          <w:spacing w:val="1"/>
          <w:w w:val="110"/>
        </w:rPr>
        <w:t xml:space="preserve"> </w:t>
      </w:r>
      <w:r>
        <w:rPr>
          <w:w w:val="105"/>
        </w:rPr>
        <w:t>respective</w:t>
      </w:r>
      <w:r>
        <w:rPr>
          <w:spacing w:val="6"/>
          <w:w w:val="105"/>
        </w:rPr>
        <w:t xml:space="preserve"> </w:t>
      </w:r>
      <w:r>
        <w:rPr>
          <w:w w:val="105"/>
        </w:rPr>
        <w:t>deadlines.</w:t>
      </w:r>
      <w:r>
        <w:rPr>
          <w:spacing w:val="21"/>
          <w:w w:val="105"/>
        </w:rPr>
        <w:t xml:space="preserve"> </w:t>
      </w:r>
      <w:r>
        <w:rPr>
          <w:w w:val="105"/>
        </w:rPr>
        <w:t>If</w:t>
      </w:r>
      <w:r>
        <w:rPr>
          <w:spacing w:val="6"/>
          <w:w w:val="10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case,</w:t>
      </w:r>
      <w:r>
        <w:rPr>
          <w:spacing w:val="7"/>
          <w:w w:val="105"/>
        </w:rPr>
        <w:t xml:space="preserve"> </w:t>
      </w:r>
      <w:r>
        <w:rPr>
          <w:w w:val="105"/>
        </w:rPr>
        <w:t>then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task</w:t>
      </w:r>
      <w:r>
        <w:rPr>
          <w:spacing w:val="7"/>
          <w:w w:val="105"/>
        </w:rPr>
        <w:t xml:space="preserve"> </w:t>
      </w:r>
      <w:r>
        <w:rPr>
          <w:w w:val="105"/>
        </w:rPr>
        <w:t>set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7"/>
          <w:w w:val="105"/>
        </w:rPr>
        <w:t xml:space="preserve"> </w:t>
      </w:r>
      <w:r>
        <w:rPr>
          <w:w w:val="105"/>
        </w:rPr>
        <w:t>deemed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6"/>
          <w:w w:val="105"/>
        </w:rPr>
        <w:t xml:space="preserve"> </w:t>
      </w:r>
      <w:r>
        <w:rPr>
          <w:w w:val="105"/>
        </w:rPr>
        <w:t>be</w:t>
      </w:r>
      <w:r>
        <w:rPr>
          <w:spacing w:val="7"/>
          <w:w w:val="105"/>
        </w:rPr>
        <w:t xml:space="preserve"> </w:t>
      </w:r>
      <w:r>
        <w:rPr>
          <w:i/>
          <w:iCs/>
          <w:w w:val="105"/>
        </w:rPr>
        <w:t>“schedulable”</w:t>
      </w:r>
      <w:r>
        <w:rPr>
          <w:i/>
          <w:iCs/>
          <w:spacing w:val="6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system,</w:t>
      </w:r>
      <w:r>
        <w:rPr>
          <w:spacing w:val="6"/>
          <w:w w:val="105"/>
        </w:rPr>
        <w:t xml:space="preserve"> </w:t>
      </w:r>
      <w:r>
        <w:rPr>
          <w:i/>
          <w:iCs/>
          <w:w w:val="105"/>
        </w:rPr>
        <w:t>safe</w:t>
      </w:r>
      <w:r>
        <w:rPr>
          <w:w w:val="105"/>
        </w:rPr>
        <w:t>.</w:t>
      </w:r>
    </w:p>
    <w:p w14:paraId="4835A3C8" w14:textId="77777777" w:rsidR="00F85719" w:rsidRDefault="00D251A0">
      <w:pPr>
        <w:pStyle w:val="BodyText"/>
        <w:kinsoku w:val="0"/>
        <w:overflowPunct w:val="0"/>
        <w:spacing w:before="72" w:line="268" w:lineRule="auto"/>
        <w:ind w:left="120" w:right="117"/>
        <w:jc w:val="both"/>
        <w:rPr>
          <w:w w:val="110"/>
        </w:rPr>
      </w:pPr>
      <w:r>
        <w:rPr>
          <w:b/>
          <w:bCs/>
          <w:w w:val="110"/>
        </w:rPr>
        <w:t>Related and Complementary Work.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>Enhancing security in real-time applications is an active research</w:t>
      </w:r>
      <w:r>
        <w:rPr>
          <w:spacing w:val="1"/>
          <w:w w:val="110"/>
        </w:rPr>
        <w:t xml:space="preserve"> </w:t>
      </w:r>
      <w:r>
        <w:rPr>
          <w:w w:val="110"/>
        </w:rPr>
        <w:t>area (see the related surveys [56, 57]).</w:t>
      </w:r>
      <w:r>
        <w:rPr>
          <w:spacing w:val="1"/>
          <w:w w:val="110"/>
        </w:rPr>
        <w:t xml:space="preserve"> </w:t>
      </w:r>
      <w:r>
        <w:rPr>
          <w:w w:val="110"/>
        </w:rPr>
        <w:t>There exists some work [58–70] on reconciling the addition of</w:t>
      </w:r>
      <w:r>
        <w:rPr>
          <w:spacing w:val="1"/>
          <w:w w:val="110"/>
        </w:rPr>
        <w:t xml:space="preserve"> </w:t>
      </w:r>
      <w:r>
        <w:rPr>
          <w:w w:val="110"/>
        </w:rPr>
        <w:t>security mechanisms into RTS. However, they are designed for single core platforms only, and unlike</w:t>
      </w:r>
      <w:r>
        <w:rPr>
          <w:spacing w:val="1"/>
          <w:w w:val="110"/>
        </w:rPr>
        <w:t xml:space="preserve"> </w:t>
      </w:r>
      <w:r>
        <w:rPr>
          <w:w w:val="110"/>
        </w:rPr>
        <w:t>ours, they require modification of the existing real-time tasks.</w:t>
      </w:r>
      <w:r>
        <w:rPr>
          <w:spacing w:val="1"/>
          <w:w w:val="110"/>
        </w:rPr>
        <w:t xml:space="preserve"> </w:t>
      </w:r>
      <w:r>
        <w:rPr>
          <w:w w:val="110"/>
        </w:rPr>
        <w:t>Researchers also proposed architectural</w:t>
      </w:r>
      <w:r>
        <w:rPr>
          <w:spacing w:val="1"/>
          <w:w w:val="110"/>
        </w:rPr>
        <w:t xml:space="preserve"> </w:t>
      </w:r>
      <w:r>
        <w:rPr>
          <w:w w:val="110"/>
        </w:rPr>
        <w:t>frameworks</w:t>
      </w:r>
      <w:r>
        <w:rPr>
          <w:spacing w:val="1"/>
          <w:w w:val="110"/>
        </w:rPr>
        <w:t xml:space="preserve"> </w:t>
      </w:r>
      <w:r>
        <w:rPr>
          <w:w w:val="110"/>
        </w:rPr>
        <w:t>[22–24, 39, 71, 72]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use</w:t>
      </w:r>
      <w:r>
        <w:rPr>
          <w:spacing w:val="1"/>
          <w:w w:val="110"/>
        </w:rPr>
        <w:t xml:space="preserve"> </w:t>
      </w:r>
      <w:r>
        <w:rPr>
          <w:w w:val="110"/>
        </w:rPr>
        <w:t>hardware/software</w:t>
      </w:r>
      <w:r>
        <w:rPr>
          <w:spacing w:val="1"/>
          <w:w w:val="110"/>
        </w:rPr>
        <w:t xml:space="preserve"> </w:t>
      </w:r>
      <w:r>
        <w:rPr>
          <w:w w:val="110"/>
        </w:rPr>
        <w:t>mechanisms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protect</w:t>
      </w:r>
      <w:r>
        <w:rPr>
          <w:spacing w:val="1"/>
          <w:w w:val="110"/>
        </w:rPr>
        <w:t xml:space="preserve"> </w:t>
      </w:r>
      <w:r>
        <w:rPr>
          <w:w w:val="110"/>
        </w:rPr>
        <w:t>against</w:t>
      </w:r>
      <w:r>
        <w:rPr>
          <w:spacing w:val="1"/>
          <w:w w:val="110"/>
        </w:rPr>
        <w:t xml:space="preserve"> </w:t>
      </w:r>
      <w:r>
        <w:rPr>
          <w:w w:val="110"/>
        </w:rPr>
        <w:t>security</w:t>
      </w:r>
      <w:r>
        <w:rPr>
          <w:spacing w:val="1"/>
          <w:w w:val="110"/>
        </w:rPr>
        <w:t xml:space="preserve"> </w:t>
      </w:r>
      <w:r>
        <w:rPr>
          <w:w w:val="110"/>
        </w:rPr>
        <w:t>vulnerabilities. However, those frameworks require custom hardware-support for monitoring, and hence</w:t>
      </w:r>
      <w:r>
        <w:rPr>
          <w:spacing w:val="1"/>
          <w:w w:val="110"/>
        </w:rPr>
        <w:t xml:space="preserve"> </w:t>
      </w:r>
      <w:r>
        <w:rPr>
          <w:w w:val="110"/>
        </w:rPr>
        <w:t>not suitable for legacy or off-the-shelf systems.</w:t>
      </w:r>
      <w:r>
        <w:rPr>
          <w:spacing w:val="1"/>
          <w:w w:val="110"/>
        </w:rPr>
        <w:t xml:space="preserve"> </w:t>
      </w:r>
      <w:r>
        <w:rPr>
          <w:w w:val="110"/>
        </w:rPr>
        <w:t>Integrating monitoring and detection tasks for multicore</w:t>
      </w:r>
      <w:r>
        <w:rPr>
          <w:spacing w:val="1"/>
          <w:w w:val="110"/>
        </w:rPr>
        <w:t xml:space="preserve"> </w:t>
      </w:r>
      <w:r>
        <w:rPr>
          <w:w w:val="110"/>
        </w:rPr>
        <w:t>RTS</w:t>
      </w:r>
      <w:r>
        <w:rPr>
          <w:spacing w:val="-5"/>
          <w:w w:val="110"/>
        </w:rPr>
        <w:t xml:space="preserve"> </w:t>
      </w:r>
      <w:r>
        <w:rPr>
          <w:w w:val="110"/>
        </w:rPr>
        <w:t>without</w:t>
      </w:r>
      <w:r>
        <w:rPr>
          <w:spacing w:val="-4"/>
          <w:w w:val="110"/>
        </w:rPr>
        <w:t xml:space="preserve"> </w:t>
      </w:r>
      <w:r>
        <w:rPr>
          <w:w w:val="110"/>
        </w:rPr>
        <w:t>custom</w:t>
      </w:r>
      <w:r>
        <w:rPr>
          <w:spacing w:val="-5"/>
          <w:w w:val="110"/>
        </w:rPr>
        <w:t xml:space="preserve"> </w:t>
      </w:r>
      <w:r>
        <w:rPr>
          <w:w w:val="110"/>
        </w:rPr>
        <w:t>hardware</w:t>
      </w:r>
      <w:r>
        <w:rPr>
          <w:spacing w:val="-5"/>
          <w:w w:val="110"/>
        </w:rPr>
        <w:t xml:space="preserve"> </w:t>
      </w:r>
      <w:r>
        <w:rPr>
          <w:w w:val="110"/>
        </w:rPr>
        <w:t>support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an</w:t>
      </w:r>
      <w:r>
        <w:rPr>
          <w:spacing w:val="-4"/>
          <w:w w:val="110"/>
        </w:rPr>
        <w:t xml:space="preserve"> </w:t>
      </w:r>
      <w:r>
        <w:rPr>
          <w:w w:val="110"/>
        </w:rPr>
        <w:t>open</w:t>
      </w:r>
      <w:r>
        <w:rPr>
          <w:spacing w:val="-5"/>
          <w:w w:val="110"/>
        </w:rPr>
        <w:t xml:space="preserve"> </w:t>
      </w:r>
      <w:r>
        <w:rPr>
          <w:w w:val="110"/>
        </w:rPr>
        <w:t>research</w:t>
      </w:r>
      <w:r>
        <w:rPr>
          <w:spacing w:val="-4"/>
          <w:w w:val="110"/>
        </w:rPr>
        <w:t xml:space="preserve"> </w:t>
      </w:r>
      <w:r>
        <w:rPr>
          <w:w w:val="110"/>
        </w:rPr>
        <w:t>problem.</w:t>
      </w:r>
      <w:r>
        <w:rPr>
          <w:spacing w:val="10"/>
          <w:w w:val="110"/>
        </w:rPr>
        <w:t xml:space="preserve"> </w:t>
      </w:r>
      <w:r>
        <w:rPr>
          <w:w w:val="110"/>
        </w:rPr>
        <w:t>There</w:t>
      </w:r>
      <w:r>
        <w:rPr>
          <w:spacing w:val="-5"/>
          <w:w w:val="110"/>
        </w:rPr>
        <w:t xml:space="preserve"> </w:t>
      </w:r>
      <w:r>
        <w:rPr>
          <w:w w:val="110"/>
        </w:rPr>
        <w:t>also</w:t>
      </w:r>
      <w:r>
        <w:rPr>
          <w:spacing w:val="-5"/>
          <w:w w:val="110"/>
        </w:rPr>
        <w:t xml:space="preserve"> </w:t>
      </w:r>
      <w:r>
        <w:rPr>
          <w:w w:val="110"/>
        </w:rPr>
        <w:t>exist</w:t>
      </w:r>
      <w:r>
        <w:rPr>
          <w:spacing w:val="-3"/>
          <w:w w:val="110"/>
        </w:rPr>
        <w:t xml:space="preserve"> </w:t>
      </w:r>
      <w:r>
        <w:rPr>
          <w:w w:val="110"/>
        </w:rPr>
        <w:t>large</w:t>
      </w:r>
      <w:r>
        <w:rPr>
          <w:spacing w:val="-5"/>
          <w:w w:val="110"/>
        </w:rPr>
        <w:t xml:space="preserve"> </w:t>
      </w:r>
      <w:r>
        <w:rPr>
          <w:w w:val="110"/>
        </w:rPr>
        <w:t>number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work</w:t>
      </w:r>
      <w:proofErr w:type="gramEnd"/>
    </w:p>
    <w:p w14:paraId="4CD9047A" w14:textId="77777777" w:rsidR="00F85719" w:rsidRDefault="003C5D07">
      <w:pPr>
        <w:pStyle w:val="BodyText"/>
        <w:kinsoku w:val="0"/>
        <w:overflowPunct w:val="0"/>
        <w:spacing w:before="9"/>
        <w:ind w:left="0"/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0" allowOverlap="1" wp14:anchorId="440622EC" wp14:editId="3A767D91">
                <wp:simplePos x="0" y="0"/>
                <wp:positionH relativeFrom="page">
                  <wp:posOffset>914400</wp:posOffset>
                </wp:positionH>
                <wp:positionV relativeFrom="paragraph">
                  <wp:posOffset>64770</wp:posOffset>
                </wp:positionV>
                <wp:extent cx="2377440" cy="635"/>
                <wp:effectExtent l="0" t="0" r="0" b="0"/>
                <wp:wrapTopAndBottom/>
                <wp:docPr id="27" name="Freeform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7440" cy="635"/>
                        </a:xfrm>
                        <a:custGeom>
                          <a:avLst/>
                          <a:gdLst>
                            <a:gd name="T0" fmla="*/ 0 w 3744"/>
                            <a:gd name="T1" fmla="*/ 0 h 1"/>
                            <a:gd name="T2" fmla="*/ 3743 w 374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744" h="1">
                              <a:moveTo>
                                <a:pt x="0" y="0"/>
                              </a:moveTo>
                              <a:lnTo>
                                <a:pt x="3743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CAB26E4" id="Freeform 227" o:spid="_x0000_s1026" style="position:absolute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5.1pt,259.15pt,5.1pt" coordsize="3744,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" o:allowincell="f" filled="f" strokeweight=".14039mm">
                <v:path arrowok="t" o:connecttype="custom" o:connectlocs="0,0;2376805,0" o:connectangles="0,0"/>
                <w10:wrap type="topAndBottom" anchorx="page"/>
              </v:polyline>
            </w:pict>
          </mc:Fallback>
        </mc:AlternateContent>
      </w:r>
    </w:p>
    <w:p w14:paraId="3C8D8779" w14:textId="77777777" w:rsidR="00F85719" w:rsidRDefault="00D251A0">
      <w:pPr>
        <w:pStyle w:val="BodyText"/>
        <w:kinsoku w:val="0"/>
        <w:overflowPunct w:val="0"/>
        <w:spacing w:before="20"/>
        <w:ind w:left="337"/>
        <w:jc w:val="both"/>
        <w:rPr>
          <w:w w:val="110"/>
          <w:sz w:val="16"/>
          <w:szCs w:val="16"/>
        </w:rPr>
      </w:pPr>
      <w:r>
        <w:rPr>
          <w:w w:val="110"/>
          <w:position w:val="6"/>
          <w:sz w:val="12"/>
          <w:szCs w:val="12"/>
        </w:rPr>
        <w:t>1</w:t>
      </w:r>
      <w:r>
        <w:rPr>
          <w:w w:val="110"/>
          <w:sz w:val="16"/>
          <w:szCs w:val="16"/>
        </w:rPr>
        <w:t>The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PI’s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startup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funding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supports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only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one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graduate</w:t>
      </w:r>
      <w:r>
        <w:rPr>
          <w:spacing w:val="4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student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for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24</w:t>
      </w:r>
      <w:r>
        <w:rPr>
          <w:spacing w:val="3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months.</w:t>
      </w:r>
    </w:p>
    <w:p w14:paraId="1C930DEB" w14:textId="77777777" w:rsidR="00F85719" w:rsidRDefault="00F85719">
      <w:pPr>
        <w:pStyle w:val="BodyText"/>
        <w:kinsoku w:val="0"/>
        <w:overflowPunct w:val="0"/>
        <w:spacing w:before="20"/>
        <w:ind w:left="337"/>
        <w:jc w:val="both"/>
        <w:rPr>
          <w:w w:val="110"/>
          <w:sz w:val="16"/>
          <w:szCs w:val="16"/>
        </w:rPr>
        <w:sectPr w:rsidR="00F85719">
          <w:footerReference w:type="default" r:id="rId83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5089A57F" w14:textId="77777777" w:rsidR="00F85719" w:rsidRDefault="00D251A0">
      <w:pPr>
        <w:pStyle w:val="BodyText"/>
        <w:kinsoku w:val="0"/>
        <w:overflowPunct w:val="0"/>
        <w:spacing w:before="72" w:line="268" w:lineRule="auto"/>
        <w:ind w:left="120" w:right="117"/>
        <w:jc w:val="both"/>
        <w:rPr>
          <w:w w:val="110"/>
        </w:rPr>
      </w:pPr>
      <w:r>
        <w:rPr>
          <w:w w:val="110"/>
        </w:rPr>
        <w:lastRenderedPageBreak/>
        <w:t>for generic cyber-physical/Internet-of-things-specific embedded systems (too many to enumerate here,</w:t>
      </w:r>
      <w:r>
        <w:rPr>
          <w:spacing w:val="1"/>
          <w:w w:val="110"/>
        </w:rPr>
        <w:t xml:space="preserve"> </w:t>
      </w:r>
      <w:r>
        <w:rPr>
          <w:w w:val="110"/>
        </w:rPr>
        <w:t>refer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related</w:t>
      </w:r>
      <w:r>
        <w:rPr>
          <w:spacing w:val="-1"/>
          <w:w w:val="110"/>
        </w:rPr>
        <w:t xml:space="preserve"> </w:t>
      </w:r>
      <w:r>
        <w:rPr>
          <w:w w:val="110"/>
        </w:rPr>
        <w:t>surveys</w:t>
      </w:r>
      <w:r>
        <w:rPr>
          <w:spacing w:val="-1"/>
          <w:w w:val="110"/>
        </w:rPr>
        <w:t xml:space="preserve"> </w:t>
      </w:r>
      <w:r>
        <w:rPr>
          <w:w w:val="110"/>
        </w:rPr>
        <w:t>[73–77])</w:t>
      </w:r>
      <w:r>
        <w:rPr>
          <w:spacing w:val="-2"/>
          <w:w w:val="110"/>
        </w:rPr>
        <w:t xml:space="preserve"> </w:t>
      </w:r>
      <w:r>
        <w:rPr>
          <w:w w:val="110"/>
        </w:rPr>
        <w:t>—</w:t>
      </w:r>
      <w:r>
        <w:rPr>
          <w:spacing w:val="-1"/>
          <w:w w:val="110"/>
        </w:rPr>
        <w:t xml:space="preserve"> </w:t>
      </w:r>
      <w:r>
        <w:rPr>
          <w:w w:val="110"/>
        </w:rPr>
        <w:t>however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consideration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real-time</w:t>
      </w:r>
      <w:r>
        <w:rPr>
          <w:spacing w:val="-2"/>
          <w:w w:val="110"/>
        </w:rPr>
        <w:t xml:space="preserve"> </w:t>
      </w:r>
      <w:r>
        <w:rPr>
          <w:w w:val="110"/>
        </w:rPr>
        <w:t>security</w:t>
      </w:r>
      <w:r>
        <w:rPr>
          <w:spacing w:val="-1"/>
          <w:w w:val="110"/>
        </w:rPr>
        <w:t xml:space="preserve"> </w:t>
      </w:r>
      <w:r>
        <w:rPr>
          <w:w w:val="110"/>
        </w:rPr>
        <w:t>aspects</w:t>
      </w:r>
      <w:r>
        <w:rPr>
          <w:spacing w:val="-2"/>
          <w:w w:val="110"/>
        </w:rPr>
        <w:t xml:space="preserve"> </w:t>
      </w:r>
      <w:proofErr w:type="gramStart"/>
      <w:r>
        <w:rPr>
          <w:w w:val="110"/>
        </w:rPr>
        <w:t>distinguish</w:t>
      </w:r>
      <w:proofErr w:type="gramEnd"/>
      <w:r>
        <w:rPr>
          <w:spacing w:val="-52"/>
          <w:w w:val="110"/>
        </w:rPr>
        <w:t xml:space="preserve"> </w:t>
      </w:r>
      <w:r>
        <w:rPr>
          <w:w w:val="110"/>
        </w:rPr>
        <w:t>proposed</w:t>
      </w:r>
      <w:r>
        <w:rPr>
          <w:spacing w:val="-6"/>
          <w:w w:val="110"/>
        </w:rPr>
        <w:t xml:space="preserve"> </w:t>
      </w:r>
      <w:r>
        <w:rPr>
          <w:w w:val="110"/>
        </w:rPr>
        <w:t>work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w w:val="110"/>
        </w:rPr>
        <w:t>other</w:t>
      </w:r>
      <w:r>
        <w:rPr>
          <w:spacing w:val="-5"/>
          <w:w w:val="110"/>
        </w:rPr>
        <w:t xml:space="preserve"> </w:t>
      </w:r>
      <w:r>
        <w:rPr>
          <w:w w:val="110"/>
        </w:rPr>
        <w:t>research.</w:t>
      </w:r>
    </w:p>
    <w:p w14:paraId="4B9ECAA9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102"/>
        <w:rPr>
          <w:w w:val="105"/>
        </w:rPr>
      </w:pPr>
      <w:r>
        <w:rPr>
          <w:w w:val="105"/>
        </w:rPr>
        <w:t>Integrating</w:t>
      </w:r>
      <w:r>
        <w:rPr>
          <w:spacing w:val="14"/>
          <w:w w:val="105"/>
        </w:rPr>
        <w:t xml:space="preserve"> </w:t>
      </w:r>
      <w:r>
        <w:rPr>
          <w:w w:val="105"/>
        </w:rPr>
        <w:t>Monitoring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Detection</w:t>
      </w:r>
    </w:p>
    <w:p w14:paraId="25D180D9" w14:textId="77777777" w:rsidR="00F85719" w:rsidRDefault="00D251A0">
      <w:pPr>
        <w:pStyle w:val="BodyText"/>
        <w:kinsoku w:val="0"/>
        <w:overflowPunct w:val="0"/>
        <w:spacing w:before="118"/>
        <w:ind w:left="418"/>
        <w:jc w:val="both"/>
        <w:rPr>
          <w:w w:val="110"/>
        </w:rPr>
      </w:pP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begin</w:t>
      </w:r>
      <w:r>
        <w:rPr>
          <w:spacing w:val="-3"/>
          <w:w w:val="110"/>
        </w:rPr>
        <w:t xml:space="preserve"> </w:t>
      </w:r>
      <w:r>
        <w:rPr>
          <w:w w:val="110"/>
        </w:rPr>
        <w:t>with,</w:t>
      </w:r>
      <w:r>
        <w:rPr>
          <w:spacing w:val="-3"/>
          <w:w w:val="110"/>
        </w:rPr>
        <w:t xml:space="preserve"> </w:t>
      </w:r>
      <w:r>
        <w:rPr>
          <w:w w:val="110"/>
        </w:rPr>
        <w:t>we</w:t>
      </w:r>
      <w:r>
        <w:rPr>
          <w:spacing w:val="-3"/>
          <w:w w:val="110"/>
        </w:rPr>
        <w:t xml:space="preserve"> </w:t>
      </w:r>
      <w:r>
        <w:rPr>
          <w:w w:val="110"/>
        </w:rPr>
        <w:t>propose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following</w:t>
      </w:r>
      <w:r>
        <w:rPr>
          <w:spacing w:val="-3"/>
          <w:w w:val="110"/>
        </w:rPr>
        <w:t xml:space="preserve"> </w:t>
      </w:r>
      <w:r>
        <w:rPr>
          <w:w w:val="110"/>
        </w:rPr>
        <w:t>two</w:t>
      </w:r>
      <w:r>
        <w:rPr>
          <w:spacing w:val="-3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3"/>
          <w:w w:val="110"/>
        </w:rPr>
        <w:t xml:space="preserve"> </w:t>
      </w:r>
      <w:r>
        <w:rPr>
          <w:w w:val="110"/>
        </w:rPr>
        <w:t>criteria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integrating</w:t>
      </w:r>
      <w:r>
        <w:rPr>
          <w:spacing w:val="-3"/>
          <w:w w:val="110"/>
        </w:rPr>
        <w:t xml:space="preserve"> </w:t>
      </w:r>
      <w:r>
        <w:rPr>
          <w:w w:val="110"/>
        </w:rPr>
        <w:t>security</w:t>
      </w:r>
      <w:r>
        <w:rPr>
          <w:spacing w:val="-3"/>
          <w:w w:val="110"/>
        </w:rPr>
        <w:t xml:space="preserve"> </w:t>
      </w:r>
      <w:r>
        <w:rPr>
          <w:w w:val="110"/>
        </w:rPr>
        <w:t>tasks.</w:t>
      </w:r>
    </w:p>
    <w:p w14:paraId="7148DB4C" w14:textId="77777777" w:rsidR="00F85719" w:rsidRDefault="00D251A0">
      <w:pPr>
        <w:pStyle w:val="ListParagraph"/>
        <w:numPr>
          <w:ilvl w:val="0"/>
          <w:numId w:val="5"/>
        </w:numPr>
        <w:tabs>
          <w:tab w:val="left" w:pos="593"/>
        </w:tabs>
        <w:kinsoku w:val="0"/>
        <w:overflowPunct w:val="0"/>
        <w:spacing w:before="26" w:line="268" w:lineRule="auto"/>
        <w:ind w:firstLine="298"/>
        <w:rPr>
          <w:sz w:val="20"/>
          <w:szCs w:val="20"/>
        </w:rPr>
      </w:pPr>
      <w:r>
        <w:rPr>
          <w:rFonts w:ascii="Georgia" w:hAnsi="Georgia" w:cs="Georgia"/>
          <w:b/>
          <w:bCs/>
          <w:i/>
          <w:iCs/>
          <w:sz w:val="20"/>
          <w:szCs w:val="20"/>
        </w:rPr>
        <w:t>Monitoring</w:t>
      </w:r>
      <w:r>
        <w:rPr>
          <w:rFonts w:ascii="Georgia" w:hAnsi="Georgia" w:cs="Georgia"/>
          <w:b/>
          <w:bCs/>
          <w:i/>
          <w:iCs/>
          <w:spacing w:val="26"/>
          <w:sz w:val="20"/>
          <w:szCs w:val="20"/>
        </w:rPr>
        <w:t xml:space="preserve"> </w:t>
      </w:r>
      <w:r>
        <w:rPr>
          <w:rFonts w:ascii="Georgia" w:hAnsi="Georgia" w:cs="Georgia"/>
          <w:b/>
          <w:bCs/>
          <w:i/>
          <w:iCs/>
          <w:sz w:val="20"/>
          <w:szCs w:val="20"/>
        </w:rPr>
        <w:t>Frequency:</w:t>
      </w:r>
      <w:r>
        <w:rPr>
          <w:rFonts w:ascii="Georgia" w:hAnsi="Georgia" w:cs="Georgia"/>
          <w:b/>
          <w:bCs/>
          <w:i/>
          <w:iCs/>
          <w:spacing w:val="14"/>
          <w:sz w:val="20"/>
          <w:szCs w:val="20"/>
        </w:rPr>
        <w:t xml:space="preserve"> </w:t>
      </w:r>
      <w:r>
        <w:rPr>
          <w:sz w:val="20"/>
          <w:szCs w:val="20"/>
        </w:rPr>
        <w:t>Recall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our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earlier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discussion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(Section</w:t>
      </w:r>
      <w:r>
        <w:rPr>
          <w:spacing w:val="26"/>
          <w:sz w:val="20"/>
          <w:szCs w:val="20"/>
        </w:rPr>
        <w:t xml:space="preserve"> </w:t>
      </w:r>
      <w:r>
        <w:rPr>
          <w:sz w:val="20"/>
          <w:szCs w:val="20"/>
        </w:rPr>
        <w:t>2)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application</w:t>
      </w:r>
      <w:r>
        <w:rPr>
          <w:spacing w:val="26"/>
          <w:sz w:val="20"/>
          <w:szCs w:val="20"/>
        </w:rPr>
        <w:t xml:space="preserve"> </w:t>
      </w:r>
      <w:r>
        <w:rPr>
          <w:sz w:val="20"/>
          <w:szCs w:val="20"/>
        </w:rPr>
        <w:t>tasks</w:t>
      </w:r>
      <w:r>
        <w:rPr>
          <w:spacing w:val="28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27"/>
          <w:sz w:val="20"/>
          <w:szCs w:val="20"/>
        </w:rPr>
        <w:t xml:space="preserve"> </w:t>
      </w:r>
      <w:r>
        <w:rPr>
          <w:sz w:val="20"/>
          <w:szCs w:val="20"/>
        </w:rPr>
        <w:t>RTS</w:t>
      </w:r>
      <w:r>
        <w:rPr>
          <w:spacing w:val="-48"/>
          <w:sz w:val="20"/>
          <w:szCs w:val="20"/>
        </w:rPr>
        <w:t xml:space="preserve"> </w:t>
      </w:r>
      <w:r>
        <w:rPr>
          <w:sz w:val="20"/>
          <w:szCs w:val="20"/>
        </w:rPr>
        <w:t>are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periodic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(i.e.,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follow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fixed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inter-arrival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pattern)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scheduled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priority-driven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 xml:space="preserve">order.  </w:t>
      </w:r>
      <w:r>
        <w:rPr>
          <w:spacing w:val="1"/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order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proofErr w:type="gramEnd"/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provide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best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protection,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security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tasks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need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be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executed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quite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often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(i.e.,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smaller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inter-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arrival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duration).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one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hand,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interval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consecutive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monitoring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events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is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too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large,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adversary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harm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(and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remain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undetected)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two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invocations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security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task.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other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hand,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if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security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tasks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are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executed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very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frequently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then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it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impact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50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schedulability</w:t>
      </w:r>
      <w:proofErr w:type="spellEnd"/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real-time</w:t>
      </w:r>
      <w:r>
        <w:rPr>
          <w:spacing w:val="18"/>
          <w:sz w:val="20"/>
          <w:szCs w:val="20"/>
        </w:rPr>
        <w:t xml:space="preserve"> </w:t>
      </w:r>
      <w:r>
        <w:rPr>
          <w:sz w:val="20"/>
          <w:szCs w:val="20"/>
        </w:rPr>
        <w:t>tasks.</w:t>
      </w:r>
      <w:r>
        <w:rPr>
          <w:spacing w:val="35"/>
          <w:sz w:val="20"/>
          <w:szCs w:val="20"/>
        </w:rPr>
        <w:t xml:space="preserve"> </w:t>
      </w:r>
      <w:r>
        <w:rPr>
          <w:sz w:val="20"/>
          <w:szCs w:val="20"/>
        </w:rPr>
        <w:t>Herein</w:t>
      </w:r>
      <w:r>
        <w:rPr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lies</w:t>
      </w:r>
      <w:r>
        <w:rPr>
          <w:spacing w:val="18"/>
          <w:sz w:val="20"/>
          <w:szCs w:val="20"/>
        </w:rPr>
        <w:t xml:space="preserve"> </w:t>
      </w:r>
      <w:r>
        <w:rPr>
          <w:sz w:val="20"/>
          <w:szCs w:val="20"/>
        </w:rPr>
        <w:t>an</w:t>
      </w:r>
      <w:r>
        <w:rPr>
          <w:spacing w:val="18"/>
          <w:sz w:val="20"/>
          <w:szCs w:val="20"/>
        </w:rPr>
        <w:t xml:space="preserve"> </w:t>
      </w:r>
      <w:r>
        <w:rPr>
          <w:sz w:val="20"/>
          <w:szCs w:val="20"/>
        </w:rPr>
        <w:t>important</w:t>
      </w:r>
      <w:r>
        <w:rPr>
          <w:spacing w:val="1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trade-off</w:t>
      </w:r>
      <w:r>
        <w:rPr>
          <w:i/>
          <w:iCs/>
          <w:spacing w:val="6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  <w:r>
        <w:rPr>
          <w:spacing w:val="1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monitoring</w:t>
      </w:r>
      <w:r>
        <w:rPr>
          <w:i/>
          <w:iCs/>
          <w:spacing w:val="1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frequency</w:t>
      </w:r>
      <w:r>
        <w:rPr>
          <w:i/>
          <w:iCs/>
          <w:spacing w:val="17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18"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schedulability</w:t>
      </w:r>
      <w:proofErr w:type="spellEnd"/>
      <w:r>
        <w:rPr>
          <w:sz w:val="20"/>
          <w:szCs w:val="20"/>
        </w:rPr>
        <w:t>.</w:t>
      </w:r>
    </w:p>
    <w:p w14:paraId="1311E3FB" w14:textId="77777777" w:rsidR="00F85719" w:rsidRDefault="00D251A0">
      <w:pPr>
        <w:pStyle w:val="ListParagraph"/>
        <w:numPr>
          <w:ilvl w:val="0"/>
          <w:numId w:val="5"/>
        </w:numPr>
        <w:tabs>
          <w:tab w:val="left" w:pos="588"/>
        </w:tabs>
        <w:kinsoku w:val="0"/>
        <w:overflowPunct w:val="0"/>
        <w:spacing w:before="0" w:line="266" w:lineRule="auto"/>
        <w:ind w:left="119" w:firstLine="298"/>
        <w:rPr>
          <w:w w:val="110"/>
          <w:sz w:val="20"/>
          <w:szCs w:val="20"/>
        </w:rPr>
      </w:pPr>
      <w:r>
        <w:rPr>
          <w:rFonts w:ascii="Georgia" w:hAnsi="Georgia" w:cs="Georgia"/>
          <w:b/>
          <w:bCs/>
          <w:i/>
          <w:iCs/>
          <w:sz w:val="20"/>
          <w:szCs w:val="20"/>
        </w:rPr>
        <w:t>Responsiveness:</w:t>
      </w:r>
      <w:r>
        <w:rPr>
          <w:rFonts w:ascii="Georgia" w:hAnsi="Georgia" w:cs="Georgia"/>
          <w:b/>
          <w:bCs/>
          <w:i/>
          <w:iCs/>
          <w:spacing w:val="2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some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circumstances,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task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may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need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execute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with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less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interference</w:t>
      </w:r>
      <w:r>
        <w:rPr>
          <w:spacing w:val="-5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(i.e., interruptions) from higher-priority tasks. For instance, consider the scenario where a security breach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is suspected. In such an event the security task may be required to </w:t>
      </w:r>
      <w:r>
        <w:rPr>
          <w:i/>
          <w:iCs/>
          <w:w w:val="105"/>
          <w:sz w:val="20"/>
          <w:szCs w:val="20"/>
        </w:rPr>
        <w:t>perform more fine-grained checking instead</w:t>
      </w:r>
      <w:r>
        <w:rPr>
          <w:i/>
          <w:iCs/>
          <w:spacing w:val="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of waiting for its next periodic slot</w:t>
      </w:r>
      <w:r>
        <w:rPr>
          <w:w w:val="105"/>
          <w:sz w:val="20"/>
          <w:szCs w:val="20"/>
        </w:rPr>
        <w:t>. This may result in delayed execution of low-priority, non-critical, real-time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tasks.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However, the scheduling policy needs to ensure that the system remains secure without violating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constraints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critical,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high-priority,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tasks.</w:t>
      </w:r>
    </w:p>
    <w:p w14:paraId="3063C0EB" w14:textId="77777777" w:rsidR="00F85719" w:rsidRDefault="00D251A0">
      <w:pPr>
        <w:pStyle w:val="BodyText"/>
        <w:kinsoku w:val="0"/>
        <w:overflowPunct w:val="0"/>
        <w:spacing w:line="268" w:lineRule="auto"/>
        <w:ind w:left="119" w:right="117" w:firstLine="298"/>
        <w:jc w:val="both"/>
        <w:rPr>
          <w:w w:val="110"/>
        </w:rPr>
      </w:pPr>
      <w:r>
        <w:rPr>
          <w:w w:val="110"/>
        </w:rPr>
        <w:t>One</w:t>
      </w:r>
      <w:r>
        <w:rPr>
          <w:spacing w:val="-2"/>
          <w:w w:val="110"/>
        </w:rPr>
        <w:t xml:space="preserve"> </w:t>
      </w:r>
      <w:r>
        <w:rPr>
          <w:w w:val="110"/>
        </w:rPr>
        <w:t>may</w:t>
      </w:r>
      <w:r>
        <w:rPr>
          <w:spacing w:val="-2"/>
          <w:w w:val="110"/>
        </w:rPr>
        <w:t xml:space="preserve"> </w:t>
      </w:r>
      <w:r>
        <w:rPr>
          <w:w w:val="110"/>
        </w:rPr>
        <w:t>wonder</w:t>
      </w:r>
      <w:r>
        <w:rPr>
          <w:spacing w:val="-2"/>
          <w:w w:val="110"/>
        </w:rPr>
        <w:t xml:space="preserve"> </w:t>
      </w:r>
      <w:r>
        <w:rPr>
          <w:w w:val="110"/>
        </w:rPr>
        <w:t>why</w:t>
      </w:r>
      <w:r>
        <w:rPr>
          <w:spacing w:val="-2"/>
          <w:w w:val="110"/>
        </w:rPr>
        <w:t xml:space="preserve"> </w:t>
      </w:r>
      <w:r>
        <w:rPr>
          <w:w w:val="110"/>
        </w:rPr>
        <w:t>we</w:t>
      </w:r>
      <w:r>
        <w:rPr>
          <w:spacing w:val="-1"/>
          <w:w w:val="110"/>
        </w:rPr>
        <w:t xml:space="preserve"> </w:t>
      </w:r>
      <w:r>
        <w:rPr>
          <w:w w:val="110"/>
        </w:rPr>
        <w:t>cannot</w:t>
      </w:r>
      <w:r>
        <w:rPr>
          <w:spacing w:val="-2"/>
          <w:w w:val="110"/>
        </w:rPr>
        <w:t xml:space="preserve"> </w:t>
      </w:r>
      <w:r>
        <w:rPr>
          <w:w w:val="110"/>
        </w:rPr>
        <w:t>schedule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security</w:t>
      </w:r>
      <w:r>
        <w:rPr>
          <w:spacing w:val="-1"/>
          <w:w w:val="110"/>
        </w:rPr>
        <w:t xml:space="preserve"> </w:t>
      </w:r>
      <w:r>
        <w:rPr>
          <w:w w:val="110"/>
        </w:rPr>
        <w:t>tasks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same</w:t>
      </w:r>
      <w:r>
        <w:rPr>
          <w:spacing w:val="-2"/>
          <w:w w:val="110"/>
        </w:rPr>
        <w:t xml:space="preserve"> </w:t>
      </w:r>
      <w:r>
        <w:rPr>
          <w:w w:val="110"/>
        </w:rPr>
        <w:t>way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existing</w:t>
      </w:r>
      <w:r>
        <w:rPr>
          <w:spacing w:val="-2"/>
          <w:w w:val="110"/>
        </w:rPr>
        <w:t xml:space="preserve"> </w:t>
      </w:r>
      <w:r>
        <w:rPr>
          <w:w w:val="110"/>
        </w:rPr>
        <w:t>real-time</w:t>
      </w:r>
      <w:r>
        <w:rPr>
          <w:spacing w:val="-52"/>
          <w:w w:val="110"/>
        </w:rPr>
        <w:t xml:space="preserve"> </w:t>
      </w:r>
      <w:r>
        <w:rPr>
          <w:w w:val="110"/>
        </w:rPr>
        <w:t>tasks are scheduled.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However, without careful </w:t>
      </w:r>
      <w:proofErr w:type="spellStart"/>
      <w:r>
        <w:rPr>
          <w:w w:val="110"/>
        </w:rPr>
        <w:t>schedulability</w:t>
      </w:r>
      <w:proofErr w:type="spellEnd"/>
      <w:r>
        <w:rPr>
          <w:w w:val="110"/>
        </w:rPr>
        <w:t xml:space="preserve"> analysis if we set arbitrary high-priority or</w:t>
      </w:r>
      <w:r>
        <w:rPr>
          <w:spacing w:val="1"/>
          <w:w w:val="110"/>
        </w:rPr>
        <w:t xml:space="preserve"> </w:t>
      </w:r>
      <w:r>
        <w:rPr>
          <w:w w:val="110"/>
        </w:rPr>
        <w:t>small inter-arrival duration, this may violate timing constraints for the critical real-time tasks — thus the</w:t>
      </w:r>
      <w:r>
        <w:rPr>
          <w:spacing w:val="1"/>
          <w:w w:val="110"/>
        </w:rPr>
        <w:t xml:space="preserve"> </w:t>
      </w:r>
      <w:r>
        <w:rPr>
          <w:w w:val="110"/>
        </w:rPr>
        <w:t>main safety requirements of the system will be threatened [78].</w:t>
      </w:r>
      <w:r>
        <w:rPr>
          <w:spacing w:val="1"/>
          <w:w w:val="110"/>
        </w:rPr>
        <w:t xml:space="preserve"> </w:t>
      </w:r>
      <w:r>
        <w:rPr>
          <w:w w:val="110"/>
        </w:rPr>
        <w:t>Unlike single core systems, integrating</w:t>
      </w:r>
      <w:r>
        <w:rPr>
          <w:spacing w:val="1"/>
          <w:w w:val="110"/>
        </w:rPr>
        <w:t xml:space="preserve"> </w:t>
      </w:r>
      <w:r>
        <w:rPr>
          <w:w w:val="110"/>
        </w:rPr>
        <w:t>security into multicore platforms is more challenging since the designers now have multiple choices for</w:t>
      </w:r>
      <w:r>
        <w:rPr>
          <w:spacing w:val="1"/>
          <w:w w:val="110"/>
        </w:rPr>
        <w:t xml:space="preserve"> </w:t>
      </w:r>
      <w:r>
        <w:rPr>
          <w:w w:val="110"/>
        </w:rPr>
        <w:t>where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allocate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security</w:t>
      </w:r>
      <w:r>
        <w:rPr>
          <w:spacing w:val="-10"/>
          <w:w w:val="110"/>
        </w:rPr>
        <w:t xml:space="preserve"> </w:t>
      </w:r>
      <w:r>
        <w:rPr>
          <w:w w:val="110"/>
        </w:rPr>
        <w:t>tasks.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instance,</w:t>
      </w:r>
      <w:r>
        <w:rPr>
          <w:spacing w:val="-8"/>
          <w:w w:val="110"/>
        </w:rPr>
        <w:t xml:space="preserve"> </w:t>
      </w:r>
      <w:r>
        <w:rPr>
          <w:w w:val="110"/>
        </w:rPr>
        <w:t>should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engineers:</w:t>
      </w:r>
      <w:r>
        <w:rPr>
          <w:spacing w:val="4"/>
          <w:w w:val="110"/>
        </w:rPr>
        <w:t xml:space="preserve"> </w:t>
      </w:r>
      <w:r>
        <w:rPr>
          <w:i/>
          <w:iCs/>
          <w:w w:val="110"/>
        </w:rPr>
        <w:t>(</w:t>
      </w:r>
      <w:proofErr w:type="spellStart"/>
      <w:r>
        <w:rPr>
          <w:i/>
          <w:iCs/>
          <w:w w:val="110"/>
        </w:rPr>
        <w:t>i</w:t>
      </w:r>
      <w:proofErr w:type="spellEnd"/>
      <w:r>
        <w:rPr>
          <w:i/>
          <w:iCs/>
          <w:w w:val="110"/>
        </w:rPr>
        <w:t>)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dedicate</w:t>
      </w:r>
      <w:r>
        <w:rPr>
          <w:i/>
          <w:iCs/>
          <w:spacing w:val="-9"/>
          <w:w w:val="110"/>
        </w:rPr>
        <w:t xml:space="preserve"> </w:t>
      </w:r>
      <w:r>
        <w:rPr>
          <w:i/>
          <w:iCs/>
          <w:w w:val="110"/>
        </w:rPr>
        <w:t>a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core</w:t>
      </w:r>
      <w:r>
        <w:rPr>
          <w:i/>
          <w:iCs/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all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security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tasks; or </w:t>
      </w:r>
      <w:r>
        <w:rPr>
          <w:i/>
          <w:iCs/>
          <w:w w:val="110"/>
        </w:rPr>
        <w:t xml:space="preserve">(ii) spread the security tasks to all cores </w:t>
      </w:r>
      <w:r>
        <w:rPr>
          <w:w w:val="110"/>
        </w:rPr>
        <w:t>(in conjunction with the real-time tasks) and if so, how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 determine the </w:t>
      </w:r>
      <w:r>
        <w:rPr>
          <w:i/>
          <w:iCs/>
          <w:w w:val="110"/>
        </w:rPr>
        <w:t>task-to-core assignment</w:t>
      </w:r>
      <w:r>
        <w:rPr>
          <w:w w:val="110"/>
        </w:rPr>
        <w:t xml:space="preserve">? or </w:t>
      </w:r>
      <w:r>
        <w:rPr>
          <w:i/>
          <w:iCs/>
          <w:w w:val="110"/>
        </w:rPr>
        <w:t xml:space="preserve">(iii) execute them continuously </w:t>
      </w:r>
      <w:r>
        <w:rPr>
          <w:w w:val="110"/>
        </w:rPr>
        <w:t>across any available core? In</w:t>
      </w:r>
      <w:r>
        <w:rPr>
          <w:spacing w:val="1"/>
          <w:w w:val="110"/>
        </w:rPr>
        <w:t xml:space="preserve"> </w:t>
      </w:r>
      <w:r>
        <w:rPr>
          <w:w w:val="110"/>
        </w:rPr>
        <w:t>addition,</w:t>
      </w:r>
      <w:r>
        <w:rPr>
          <w:spacing w:val="-12"/>
          <w:w w:val="110"/>
        </w:rPr>
        <w:t xml:space="preserve"> </w:t>
      </w:r>
      <w:r>
        <w:rPr>
          <w:w w:val="110"/>
        </w:rPr>
        <w:t>how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designers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3"/>
          <w:w w:val="110"/>
        </w:rPr>
        <w:t xml:space="preserve"> </w:t>
      </w:r>
      <w:r>
        <w:rPr>
          <w:i/>
          <w:iCs/>
          <w:w w:val="110"/>
        </w:rPr>
        <w:t>determine</w:t>
      </w:r>
      <w:r>
        <w:rPr>
          <w:i/>
          <w:iCs/>
          <w:spacing w:val="-13"/>
          <w:w w:val="110"/>
        </w:rPr>
        <w:t xml:space="preserve"> </w:t>
      </w:r>
      <w:r>
        <w:rPr>
          <w:i/>
          <w:iCs/>
          <w:w w:val="110"/>
        </w:rPr>
        <w:t>the</w:t>
      </w:r>
      <w:r>
        <w:rPr>
          <w:i/>
          <w:iCs/>
          <w:spacing w:val="-13"/>
          <w:w w:val="110"/>
        </w:rPr>
        <w:t xml:space="preserve"> </w:t>
      </w:r>
      <w:r>
        <w:rPr>
          <w:i/>
          <w:iCs/>
          <w:w w:val="110"/>
        </w:rPr>
        <w:t>monitoring</w:t>
      </w:r>
      <w:r>
        <w:rPr>
          <w:i/>
          <w:iCs/>
          <w:spacing w:val="-13"/>
          <w:w w:val="110"/>
        </w:rPr>
        <w:t xml:space="preserve"> </w:t>
      </w:r>
      <w:r>
        <w:rPr>
          <w:i/>
          <w:iCs/>
          <w:w w:val="110"/>
        </w:rPr>
        <w:t>frequency</w:t>
      </w:r>
      <w:r>
        <w:rPr>
          <w:i/>
          <w:iCs/>
          <w:spacing w:val="-12"/>
          <w:w w:val="110"/>
        </w:rPr>
        <w:t xml:space="preserve"> </w:t>
      </w:r>
      <w:r>
        <w:rPr>
          <w:i/>
          <w:iCs/>
          <w:w w:val="110"/>
        </w:rPr>
        <w:t>of</w:t>
      </w:r>
      <w:r>
        <w:rPr>
          <w:i/>
          <w:iCs/>
          <w:spacing w:val="-14"/>
          <w:w w:val="110"/>
        </w:rPr>
        <w:t xml:space="preserve"> </w:t>
      </w:r>
      <w:r>
        <w:rPr>
          <w:i/>
          <w:iCs/>
          <w:w w:val="110"/>
        </w:rPr>
        <w:t>security</w:t>
      </w:r>
      <w:r>
        <w:rPr>
          <w:i/>
          <w:iCs/>
          <w:spacing w:val="-12"/>
          <w:w w:val="110"/>
        </w:rPr>
        <w:t xml:space="preserve"> </w:t>
      </w:r>
      <w:r>
        <w:rPr>
          <w:i/>
          <w:iCs/>
          <w:w w:val="110"/>
        </w:rPr>
        <w:t>tasks</w:t>
      </w:r>
      <w:r>
        <w:rPr>
          <w:w w:val="110"/>
        </w:rPr>
        <w:t>?</w:t>
      </w:r>
      <w:r>
        <w:rPr>
          <w:spacing w:val="10"/>
          <w:w w:val="110"/>
        </w:rPr>
        <w:t xml:space="preserve"> </w:t>
      </w:r>
      <w:r>
        <w:rPr>
          <w:w w:val="110"/>
        </w:rPr>
        <w:t>How</w:t>
      </w:r>
      <w:r>
        <w:rPr>
          <w:spacing w:val="-13"/>
          <w:w w:val="110"/>
        </w:rPr>
        <w:t xml:space="preserve"> </w:t>
      </w:r>
      <w:r>
        <w:rPr>
          <w:w w:val="110"/>
        </w:rPr>
        <w:t>do</w:t>
      </w:r>
      <w:r>
        <w:rPr>
          <w:spacing w:val="-13"/>
          <w:w w:val="110"/>
        </w:rPr>
        <w:t xml:space="preserve"> </w:t>
      </w:r>
      <w:r>
        <w:rPr>
          <w:w w:val="110"/>
        </w:rPr>
        <w:t>we</w:t>
      </w:r>
      <w:r>
        <w:rPr>
          <w:spacing w:val="-13"/>
          <w:w w:val="110"/>
        </w:rPr>
        <w:t xml:space="preserve"> </w:t>
      </w:r>
      <w:r>
        <w:rPr>
          <w:w w:val="110"/>
        </w:rPr>
        <w:t>develop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52"/>
          <w:w w:val="110"/>
        </w:rPr>
        <w:t xml:space="preserve"> </w:t>
      </w:r>
      <w:r>
        <w:rPr>
          <w:i/>
          <w:iCs/>
          <w:w w:val="95"/>
        </w:rPr>
        <w:t>reactive</w:t>
      </w:r>
      <w:r>
        <w:rPr>
          <w:i/>
          <w:iCs/>
          <w:spacing w:val="17"/>
          <w:w w:val="95"/>
        </w:rPr>
        <w:t xml:space="preserve"> </w:t>
      </w:r>
      <w:r>
        <w:rPr>
          <w:i/>
          <w:iCs/>
          <w:w w:val="95"/>
        </w:rPr>
        <w:t>framework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that</w:t>
      </w:r>
      <w:r>
        <w:rPr>
          <w:i/>
          <w:iCs/>
          <w:spacing w:val="17"/>
          <w:w w:val="95"/>
        </w:rPr>
        <w:t xml:space="preserve"> </w:t>
      </w:r>
      <w:r>
        <w:rPr>
          <w:i/>
          <w:iCs/>
          <w:w w:val="95"/>
        </w:rPr>
        <w:t>dynamically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adjust</w:t>
      </w:r>
      <w:r>
        <w:rPr>
          <w:i/>
          <w:iCs/>
          <w:spacing w:val="17"/>
          <w:w w:val="95"/>
        </w:rPr>
        <w:t xml:space="preserve"> </w:t>
      </w:r>
      <w:r>
        <w:rPr>
          <w:i/>
          <w:iCs/>
          <w:w w:val="95"/>
        </w:rPr>
        <w:t>security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tasks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into</w:t>
      </w:r>
      <w:r>
        <w:rPr>
          <w:i/>
          <w:iCs/>
          <w:spacing w:val="17"/>
          <w:w w:val="95"/>
        </w:rPr>
        <w:t xml:space="preserve"> </w:t>
      </w:r>
      <w:r>
        <w:rPr>
          <w:i/>
          <w:iCs/>
          <w:w w:val="95"/>
        </w:rPr>
        <w:t>available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cores</w:t>
      </w:r>
      <w:r>
        <w:rPr>
          <w:i/>
          <w:iCs/>
          <w:spacing w:val="17"/>
          <w:w w:val="95"/>
        </w:rPr>
        <w:t xml:space="preserve"> </w:t>
      </w:r>
      <w:r>
        <w:rPr>
          <w:i/>
          <w:iCs/>
          <w:w w:val="95"/>
        </w:rPr>
        <w:t>for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better</w:t>
      </w:r>
      <w:r>
        <w:rPr>
          <w:i/>
          <w:iCs/>
          <w:spacing w:val="17"/>
          <w:w w:val="95"/>
        </w:rPr>
        <w:t xml:space="preserve"> </w:t>
      </w:r>
      <w:r>
        <w:rPr>
          <w:i/>
          <w:iCs/>
          <w:w w:val="95"/>
        </w:rPr>
        <w:t>responsiveness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upon</w:t>
      </w:r>
      <w:r>
        <w:rPr>
          <w:i/>
          <w:iCs/>
          <w:spacing w:val="18"/>
          <w:w w:val="95"/>
        </w:rPr>
        <w:t xml:space="preserve"> </w:t>
      </w:r>
      <w:r>
        <w:rPr>
          <w:i/>
          <w:iCs/>
          <w:w w:val="95"/>
        </w:rPr>
        <w:t>suspicion</w:t>
      </w:r>
      <w:r>
        <w:rPr>
          <w:i/>
          <w:iCs/>
          <w:spacing w:val="-46"/>
          <w:w w:val="95"/>
        </w:rPr>
        <w:t xml:space="preserve"> </w:t>
      </w:r>
      <w:r>
        <w:rPr>
          <w:i/>
          <w:iCs/>
          <w:w w:val="110"/>
        </w:rPr>
        <w:t>of</w:t>
      </w:r>
      <w:r>
        <w:rPr>
          <w:i/>
          <w:iCs/>
          <w:spacing w:val="-13"/>
          <w:w w:val="110"/>
        </w:rPr>
        <w:t xml:space="preserve"> </w:t>
      </w:r>
      <w:r>
        <w:rPr>
          <w:i/>
          <w:iCs/>
          <w:w w:val="110"/>
        </w:rPr>
        <w:t>a</w:t>
      </w:r>
      <w:r>
        <w:rPr>
          <w:i/>
          <w:iCs/>
          <w:spacing w:val="-12"/>
          <w:w w:val="110"/>
        </w:rPr>
        <w:t xml:space="preserve"> </w:t>
      </w:r>
      <w:r>
        <w:rPr>
          <w:i/>
          <w:iCs/>
          <w:w w:val="110"/>
        </w:rPr>
        <w:t>security</w:t>
      </w:r>
      <w:r>
        <w:rPr>
          <w:i/>
          <w:iCs/>
          <w:spacing w:val="-12"/>
          <w:w w:val="110"/>
        </w:rPr>
        <w:t xml:space="preserve"> </w:t>
      </w:r>
      <w:r>
        <w:rPr>
          <w:i/>
          <w:iCs/>
          <w:w w:val="110"/>
        </w:rPr>
        <w:t>breach?</w:t>
      </w:r>
      <w:r>
        <w:rPr>
          <w:i/>
          <w:iCs/>
          <w:spacing w:val="-1"/>
          <w:w w:val="110"/>
        </w:rPr>
        <w:t xml:space="preserve"> </w:t>
      </w:r>
      <w:r>
        <w:rPr>
          <w:w w:val="110"/>
        </w:rPr>
        <w:t>These</w:t>
      </w:r>
      <w:r>
        <w:rPr>
          <w:spacing w:val="-13"/>
          <w:w w:val="110"/>
        </w:rPr>
        <w:t xml:space="preserve"> </w:t>
      </w:r>
      <w:r>
        <w:rPr>
          <w:w w:val="110"/>
        </w:rPr>
        <w:t>are</w:t>
      </w:r>
      <w:r>
        <w:rPr>
          <w:spacing w:val="-12"/>
          <w:w w:val="110"/>
        </w:rPr>
        <w:t xml:space="preserve"> </w:t>
      </w:r>
      <w:r>
        <w:rPr>
          <w:w w:val="110"/>
        </w:rPr>
        <w:t>themselves</w:t>
      </w:r>
      <w:r>
        <w:rPr>
          <w:spacing w:val="-12"/>
          <w:w w:val="110"/>
        </w:rPr>
        <w:t xml:space="preserve"> </w:t>
      </w:r>
      <w:r>
        <w:rPr>
          <w:w w:val="110"/>
        </w:rPr>
        <w:t>critical</w:t>
      </w:r>
      <w:r>
        <w:rPr>
          <w:spacing w:val="-12"/>
          <w:w w:val="110"/>
        </w:rPr>
        <w:t xml:space="preserve"> </w:t>
      </w:r>
      <w:r>
        <w:rPr>
          <w:w w:val="110"/>
        </w:rPr>
        <w:t>research</w:t>
      </w:r>
      <w:r>
        <w:rPr>
          <w:spacing w:val="-12"/>
          <w:w w:val="110"/>
        </w:rPr>
        <w:t xml:space="preserve"> </w:t>
      </w:r>
      <w:r>
        <w:rPr>
          <w:w w:val="110"/>
        </w:rPr>
        <w:t>challenges</w:t>
      </w:r>
      <w:r>
        <w:rPr>
          <w:spacing w:val="-12"/>
          <w:w w:val="110"/>
        </w:rPr>
        <w:t xml:space="preserve"> </w:t>
      </w:r>
      <w:r>
        <w:rPr>
          <w:w w:val="110"/>
        </w:rPr>
        <w:t>that</w:t>
      </w:r>
      <w:r>
        <w:rPr>
          <w:spacing w:val="-12"/>
          <w:w w:val="110"/>
        </w:rPr>
        <w:t xml:space="preserve"> </w:t>
      </w:r>
      <w:r>
        <w:rPr>
          <w:w w:val="110"/>
        </w:rPr>
        <w:t>need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be</w:t>
      </w:r>
      <w:r>
        <w:rPr>
          <w:spacing w:val="-12"/>
          <w:w w:val="110"/>
        </w:rPr>
        <w:t xml:space="preserve"> </w:t>
      </w:r>
      <w:r>
        <w:rPr>
          <w:w w:val="110"/>
        </w:rPr>
        <w:t>investigated.</w:t>
      </w:r>
    </w:p>
    <w:p w14:paraId="7DECBBB4" w14:textId="77777777" w:rsidR="00F85719" w:rsidRDefault="00D251A0">
      <w:pPr>
        <w:pStyle w:val="BodyText"/>
        <w:kinsoku w:val="0"/>
        <w:overflowPunct w:val="0"/>
        <w:spacing w:before="48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Adversary Model.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>We assume that an adversary may destabilize the system by leveraging (known)</w:t>
      </w:r>
      <w:r>
        <w:rPr>
          <w:spacing w:val="1"/>
          <w:w w:val="110"/>
        </w:rPr>
        <w:t xml:space="preserve"> </w:t>
      </w:r>
      <w:r>
        <w:rPr>
          <w:w w:val="110"/>
        </w:rPr>
        <w:t>vulnerabilities.</w:t>
      </w:r>
      <w:r>
        <w:rPr>
          <w:spacing w:val="5"/>
          <w:w w:val="110"/>
        </w:rPr>
        <w:t xml:space="preserve"> </w:t>
      </w:r>
      <w:r>
        <w:rPr>
          <w:w w:val="110"/>
        </w:rPr>
        <w:t>Our</w:t>
      </w:r>
      <w:r>
        <w:rPr>
          <w:spacing w:val="-11"/>
          <w:w w:val="110"/>
        </w:rPr>
        <w:t xml:space="preserve"> </w:t>
      </w:r>
      <w:r>
        <w:rPr>
          <w:w w:val="110"/>
        </w:rPr>
        <w:t>focus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threats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can</w:t>
      </w:r>
      <w:r>
        <w:rPr>
          <w:spacing w:val="-12"/>
          <w:w w:val="110"/>
        </w:rPr>
        <w:t xml:space="preserve"> </w:t>
      </w:r>
      <w:r>
        <w:rPr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w w:val="110"/>
        </w:rPr>
        <w:t>dealt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by</w:t>
      </w:r>
      <w:r>
        <w:rPr>
          <w:spacing w:val="-11"/>
          <w:w w:val="110"/>
        </w:rPr>
        <w:t xml:space="preserve"> </w:t>
      </w:r>
      <w:r>
        <w:rPr>
          <w:i/>
          <w:iCs/>
          <w:w w:val="110"/>
        </w:rPr>
        <w:t>integrating</w:t>
      </w:r>
      <w:r>
        <w:rPr>
          <w:i/>
          <w:iCs/>
          <w:spacing w:val="-12"/>
          <w:w w:val="110"/>
        </w:rPr>
        <w:t xml:space="preserve"> </w:t>
      </w:r>
      <w:r>
        <w:rPr>
          <w:i/>
          <w:iCs/>
          <w:w w:val="110"/>
        </w:rPr>
        <w:t>additional</w:t>
      </w:r>
      <w:r>
        <w:rPr>
          <w:i/>
          <w:iCs/>
          <w:spacing w:val="-11"/>
          <w:w w:val="110"/>
        </w:rPr>
        <w:t xml:space="preserve"> </w:t>
      </w:r>
      <w:r>
        <w:rPr>
          <w:i/>
          <w:iCs/>
          <w:w w:val="110"/>
        </w:rPr>
        <w:t>security</w:t>
      </w:r>
      <w:r>
        <w:rPr>
          <w:i/>
          <w:iCs/>
          <w:spacing w:val="-12"/>
          <w:w w:val="110"/>
        </w:rPr>
        <w:t xml:space="preserve"> </w:t>
      </w:r>
      <w:r>
        <w:rPr>
          <w:i/>
          <w:iCs/>
          <w:w w:val="110"/>
        </w:rPr>
        <w:t>tasks</w:t>
      </w:r>
      <w:r>
        <w:rPr>
          <w:i/>
          <w:iCs/>
          <w:spacing w:val="-11"/>
          <w:w w:val="110"/>
        </w:rPr>
        <w:t xml:space="preserve"> </w:t>
      </w:r>
      <w:r>
        <w:rPr>
          <w:w w:val="110"/>
        </w:rPr>
        <w:t>into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52"/>
          <w:w w:val="110"/>
        </w:rPr>
        <w:t xml:space="preserve"> </w:t>
      </w:r>
      <w:r>
        <w:rPr>
          <w:w w:val="110"/>
        </w:rPr>
        <w:t>host</w:t>
      </w:r>
      <w:r>
        <w:rPr>
          <w:spacing w:val="-12"/>
          <w:w w:val="110"/>
        </w:rPr>
        <w:t xml:space="preserve"> </w:t>
      </w:r>
      <w:r>
        <w:rPr>
          <w:w w:val="110"/>
        </w:rPr>
        <w:t>(see</w:t>
      </w:r>
      <w:r>
        <w:rPr>
          <w:spacing w:val="-11"/>
          <w:w w:val="110"/>
        </w:rPr>
        <w:t xml:space="preserve"> </w:t>
      </w:r>
      <w:r>
        <w:rPr>
          <w:w w:val="110"/>
        </w:rPr>
        <w:t>Table</w:t>
      </w:r>
      <w:r>
        <w:rPr>
          <w:spacing w:val="-12"/>
          <w:w w:val="110"/>
        </w:rPr>
        <w:t xml:space="preserve"> </w:t>
      </w:r>
      <w:r>
        <w:rPr>
          <w:w w:val="110"/>
        </w:rPr>
        <w:t>1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w w:val="110"/>
        </w:rPr>
        <w:t>related</w:t>
      </w:r>
      <w:r>
        <w:rPr>
          <w:spacing w:val="-11"/>
          <w:w w:val="110"/>
        </w:rPr>
        <w:t xml:space="preserve"> </w:t>
      </w:r>
      <w:r>
        <w:rPr>
          <w:w w:val="110"/>
        </w:rPr>
        <w:t>examples).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addition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such</w:t>
      </w:r>
      <w:r>
        <w:rPr>
          <w:spacing w:val="-12"/>
          <w:w w:val="110"/>
        </w:rPr>
        <w:t xml:space="preserve"> </w:t>
      </w:r>
      <w:r>
        <w:rPr>
          <w:w w:val="110"/>
        </w:rPr>
        <w:t>tasks</w:t>
      </w:r>
      <w:r>
        <w:rPr>
          <w:spacing w:val="-12"/>
          <w:w w:val="110"/>
        </w:rPr>
        <w:t xml:space="preserve"> </w:t>
      </w:r>
      <w:r>
        <w:rPr>
          <w:w w:val="110"/>
        </w:rPr>
        <w:t>may</w:t>
      </w:r>
      <w:r>
        <w:rPr>
          <w:spacing w:val="-11"/>
          <w:w w:val="110"/>
        </w:rPr>
        <w:t xml:space="preserve"> </w:t>
      </w:r>
      <w:r>
        <w:rPr>
          <w:w w:val="110"/>
        </w:rPr>
        <w:t>necessitate</w:t>
      </w:r>
      <w:r>
        <w:rPr>
          <w:spacing w:val="-12"/>
          <w:w w:val="110"/>
        </w:rPr>
        <w:t xml:space="preserve"> </w:t>
      </w:r>
      <w:r>
        <w:rPr>
          <w:w w:val="110"/>
        </w:rPr>
        <w:t>changing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schedule</w:t>
      </w:r>
      <w:r>
        <w:rPr>
          <w:spacing w:val="-11"/>
          <w:w w:val="110"/>
        </w:rPr>
        <w:t xml:space="preserve"> </w:t>
      </w:r>
      <w:r>
        <w:rPr>
          <w:w w:val="110"/>
        </w:rPr>
        <w:t>or</w:t>
      </w:r>
      <w:r>
        <w:rPr>
          <w:spacing w:val="-52"/>
          <w:w w:val="110"/>
        </w:rPr>
        <w:t xml:space="preserve"> </w:t>
      </w:r>
      <w:r>
        <w:rPr>
          <w:w w:val="105"/>
        </w:rPr>
        <w:t>increasing the execution time of real-time tasks as was the case in earlier work [58, 59, 62, 62, 64–66]. In this</w:t>
      </w:r>
      <w:r>
        <w:rPr>
          <w:spacing w:val="1"/>
          <w:w w:val="105"/>
        </w:rPr>
        <w:t xml:space="preserve"> </w:t>
      </w:r>
      <w:r>
        <w:rPr>
          <w:w w:val="110"/>
        </w:rPr>
        <w:t>research we consider situations where additional security tasks are only allowed to have no (or minimal)</w:t>
      </w:r>
      <w:r>
        <w:rPr>
          <w:spacing w:val="1"/>
          <w:w w:val="110"/>
        </w:rPr>
        <w:t xml:space="preserve"> </w:t>
      </w:r>
      <w:r>
        <w:rPr>
          <w:w w:val="110"/>
        </w:rPr>
        <w:t>impact on the schedule of existing real-time tasks and are not allowed to modify real-time parameters. We</w:t>
      </w:r>
      <w:r>
        <w:rPr>
          <w:spacing w:val="-52"/>
          <w:w w:val="110"/>
        </w:rPr>
        <w:t xml:space="preserve"> </w:t>
      </w:r>
      <w:r>
        <w:rPr>
          <w:w w:val="110"/>
        </w:rPr>
        <w:t>note that the design of integration techniques and the design of the specific security tasks are orthogonal</w:t>
      </w:r>
      <w:r>
        <w:rPr>
          <w:spacing w:val="1"/>
          <w:w w:val="110"/>
        </w:rPr>
        <w:t xml:space="preserve"> </w:t>
      </w:r>
      <w:r>
        <w:rPr>
          <w:w w:val="110"/>
        </w:rPr>
        <w:t>problems;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our</w:t>
      </w:r>
      <w:r>
        <w:rPr>
          <w:spacing w:val="-4"/>
          <w:w w:val="110"/>
        </w:rPr>
        <w:t xml:space="preserve"> </w:t>
      </w:r>
      <w:r>
        <w:rPr>
          <w:w w:val="110"/>
        </w:rPr>
        <w:t>proposed</w:t>
      </w:r>
      <w:r>
        <w:rPr>
          <w:spacing w:val="-4"/>
          <w:w w:val="110"/>
        </w:rPr>
        <w:t xml:space="preserve"> </w:t>
      </w:r>
      <w:r>
        <w:rPr>
          <w:w w:val="110"/>
        </w:rPr>
        <w:t>techniques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w w:val="110"/>
        </w:rPr>
        <w:t>agnostic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specific</w:t>
      </w:r>
      <w:r>
        <w:rPr>
          <w:spacing w:val="-5"/>
          <w:w w:val="110"/>
        </w:rPr>
        <w:t xml:space="preserve"> </w:t>
      </w:r>
      <w:r>
        <w:rPr>
          <w:w w:val="110"/>
        </w:rPr>
        <w:t>monitoring</w:t>
      </w:r>
      <w:r>
        <w:rPr>
          <w:spacing w:val="-4"/>
          <w:w w:val="110"/>
        </w:rPr>
        <w:t xml:space="preserve"> </w:t>
      </w:r>
      <w:r>
        <w:rPr>
          <w:w w:val="110"/>
        </w:rPr>
        <w:t>mechanism.</w:t>
      </w:r>
    </w:p>
    <w:p w14:paraId="7DE9DB67" w14:textId="77777777" w:rsidR="00F85719" w:rsidRDefault="00D251A0">
      <w:pPr>
        <w:pStyle w:val="BodyText"/>
        <w:kinsoku w:val="0"/>
        <w:overflowPunct w:val="0"/>
        <w:spacing w:before="52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Preliminary</w:t>
      </w:r>
      <w:r>
        <w:rPr>
          <w:b/>
          <w:bCs/>
          <w:spacing w:val="-5"/>
          <w:w w:val="110"/>
        </w:rPr>
        <w:t xml:space="preserve"> </w:t>
      </w:r>
      <w:r>
        <w:rPr>
          <w:b/>
          <w:bCs/>
          <w:w w:val="110"/>
        </w:rPr>
        <w:t>Work.</w:t>
      </w:r>
      <w:r>
        <w:rPr>
          <w:b/>
          <w:bCs/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PI’s</w:t>
      </w:r>
      <w:r>
        <w:rPr>
          <w:spacing w:val="-4"/>
          <w:w w:val="110"/>
        </w:rPr>
        <w:t xml:space="preserve"> </w:t>
      </w:r>
      <w:r>
        <w:rPr>
          <w:w w:val="110"/>
        </w:rPr>
        <w:t>dissertation</w:t>
      </w:r>
      <w:r>
        <w:rPr>
          <w:spacing w:val="-4"/>
          <w:w w:val="110"/>
        </w:rPr>
        <w:t xml:space="preserve"> </w:t>
      </w:r>
      <w:r>
        <w:rPr>
          <w:w w:val="110"/>
        </w:rPr>
        <w:t>work</w:t>
      </w:r>
      <w:r>
        <w:rPr>
          <w:spacing w:val="-4"/>
          <w:w w:val="110"/>
        </w:rPr>
        <w:t xml:space="preserve"> </w:t>
      </w:r>
      <w:r>
        <w:rPr>
          <w:w w:val="110"/>
        </w:rPr>
        <w:t>[34–37]</w:t>
      </w:r>
      <w:r>
        <w:rPr>
          <w:spacing w:val="-4"/>
          <w:w w:val="110"/>
        </w:rPr>
        <w:t xml:space="preserve"> </w:t>
      </w:r>
      <w:r>
        <w:rPr>
          <w:w w:val="110"/>
        </w:rPr>
        <w:t>provides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foundation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research.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early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work [34] we introduce a technique that allows the execution of security tasks </w:t>
      </w:r>
      <w:r>
        <w:rPr>
          <w:i/>
          <w:iCs/>
          <w:w w:val="110"/>
        </w:rPr>
        <w:t>“opportunistically” with</w:t>
      </w:r>
      <w:r>
        <w:rPr>
          <w:i/>
          <w:iCs/>
          <w:spacing w:val="1"/>
          <w:w w:val="110"/>
        </w:rPr>
        <w:t xml:space="preserve"> </w:t>
      </w:r>
      <w:proofErr w:type="gramStart"/>
      <w:r>
        <w:rPr>
          <w:i/>
          <w:iCs/>
          <w:w w:val="110"/>
        </w:rPr>
        <w:t>lowest-priority</w:t>
      </w:r>
      <w:proofErr w:type="gramEnd"/>
      <w:r>
        <w:rPr>
          <w:i/>
          <w:iCs/>
          <w:w w:val="110"/>
        </w:rPr>
        <w:t xml:space="preserve"> </w:t>
      </w:r>
      <w:r>
        <w:rPr>
          <w:w w:val="110"/>
        </w:rPr>
        <w:t>in conjunction with real-time tasks (so that they do not interfere the execution order of</w:t>
      </w:r>
      <w:r>
        <w:rPr>
          <w:spacing w:val="1"/>
          <w:w w:val="110"/>
        </w:rPr>
        <w:t xml:space="preserve"> </w:t>
      </w:r>
      <w:r>
        <w:rPr>
          <w:w w:val="110"/>
        </w:rPr>
        <w:t>real-time tasks), while keeping the best possible periods (i.e., monitoring frequency) for the security tasks.</w:t>
      </w:r>
      <w:r>
        <w:rPr>
          <w:spacing w:val="-52"/>
          <w:w w:val="110"/>
        </w:rPr>
        <w:t xml:space="preserve"> </w:t>
      </w:r>
      <w:r>
        <w:rPr>
          <w:w w:val="110"/>
        </w:rPr>
        <w:t>However, if the security tasks always execute with lowest priority, they suffer more interference (i.e.,</w:t>
      </w:r>
      <w:r>
        <w:rPr>
          <w:spacing w:val="1"/>
          <w:w w:val="110"/>
        </w:rPr>
        <w:t xml:space="preserve"> </w:t>
      </w:r>
      <w:r>
        <w:rPr>
          <w:w w:val="110"/>
        </w:rPr>
        <w:t>preemption from high-priority real-time tasks) and the longer detection time (due to poor response time)</w:t>
      </w:r>
      <w:r>
        <w:rPr>
          <w:spacing w:val="1"/>
          <w:w w:val="110"/>
        </w:rPr>
        <w:t xml:space="preserve"> </w:t>
      </w:r>
      <w:r>
        <w:rPr>
          <w:w w:val="110"/>
        </w:rPr>
        <w:t>will make the security mechanisms less effective.</w:t>
      </w:r>
      <w:r>
        <w:rPr>
          <w:spacing w:val="1"/>
          <w:w w:val="110"/>
        </w:rPr>
        <w:t xml:space="preserve"> </w:t>
      </w:r>
      <w:r>
        <w:rPr>
          <w:w w:val="110"/>
        </w:rPr>
        <w:t>In order to provide better responsiveness and increase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effectiveness of monitoring and detection mechanisms, we then propose a </w:t>
      </w:r>
      <w:r>
        <w:rPr>
          <w:i/>
          <w:iCs/>
          <w:w w:val="110"/>
        </w:rPr>
        <w:t xml:space="preserve">dual-mode framework </w:t>
      </w:r>
      <w:r>
        <w:rPr>
          <w:w w:val="110"/>
        </w:rPr>
        <w:t>[35]</w:t>
      </w:r>
      <w:r>
        <w:rPr>
          <w:spacing w:val="1"/>
          <w:w w:val="110"/>
        </w:rPr>
        <w:t xml:space="preserve"> </w:t>
      </w:r>
      <w:r>
        <w:rPr>
          <w:w w:val="110"/>
        </w:rPr>
        <w:t>that allows the security tasks to execute in two different modes:</w:t>
      </w:r>
      <w:r>
        <w:rPr>
          <w:spacing w:val="1"/>
          <w:w w:val="110"/>
        </w:rPr>
        <w:t xml:space="preserve"> </w:t>
      </w:r>
      <w:r>
        <w:rPr>
          <w:i/>
          <w:iCs/>
          <w:w w:val="110"/>
        </w:rPr>
        <w:t xml:space="preserve">(a) </w:t>
      </w:r>
      <w:r>
        <w:rPr>
          <w:w w:val="110"/>
        </w:rPr>
        <w:t>by default security tasks execute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opportunistically when the system is deemed to be uncompromised (PASSIVE mode);  </w:t>
      </w:r>
      <w:r>
        <w:rPr>
          <w:i/>
          <w:iCs/>
          <w:w w:val="110"/>
        </w:rPr>
        <w:t xml:space="preserve">(b) </w:t>
      </w:r>
      <w:r>
        <w:rPr>
          <w:w w:val="110"/>
        </w:rPr>
        <w:t>if an anomaly</w:t>
      </w:r>
      <w:r>
        <w:rPr>
          <w:spacing w:val="1"/>
          <w:w w:val="110"/>
        </w:rPr>
        <w:t xml:space="preserve"> </w:t>
      </w:r>
      <w:r>
        <w:rPr>
          <w:w w:val="110"/>
        </w:rPr>
        <w:t>is suspected, the security tasks may switch to higher priority (while ensuring the timing guarantees of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real-time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tasks)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perform</w:t>
      </w:r>
      <w:r>
        <w:rPr>
          <w:spacing w:val="-12"/>
          <w:w w:val="110"/>
        </w:rPr>
        <w:t xml:space="preserve"> </w:t>
      </w:r>
      <w:r>
        <w:rPr>
          <w:spacing w:val="-1"/>
          <w:w w:val="110"/>
        </w:rPr>
        <w:t>additional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checks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as</w:t>
      </w:r>
      <w:r>
        <w:rPr>
          <w:spacing w:val="-13"/>
          <w:w w:val="110"/>
        </w:rPr>
        <w:t xml:space="preserve"> </w:t>
      </w:r>
      <w:r>
        <w:rPr>
          <w:spacing w:val="-1"/>
          <w:w w:val="110"/>
        </w:rPr>
        <w:t>needed</w:t>
      </w:r>
      <w:r>
        <w:rPr>
          <w:spacing w:val="-12"/>
          <w:w w:val="110"/>
        </w:rPr>
        <w:t xml:space="preserve"> </w:t>
      </w:r>
      <w:r>
        <w:rPr>
          <w:w w:val="110"/>
        </w:rPr>
        <w:t>(ACTIVE</w:t>
      </w:r>
      <w:r>
        <w:rPr>
          <w:spacing w:val="-13"/>
          <w:w w:val="110"/>
        </w:rPr>
        <w:t xml:space="preserve"> </w:t>
      </w:r>
      <w:r>
        <w:rPr>
          <w:w w:val="110"/>
        </w:rPr>
        <w:t>mode);</w:t>
      </w:r>
      <w:r>
        <w:rPr>
          <w:spacing w:val="-13"/>
          <w:w w:val="110"/>
        </w:rPr>
        <w:t xml:space="preserve"> </w:t>
      </w:r>
      <w:r>
        <w:rPr>
          <w:i/>
          <w:iCs/>
          <w:w w:val="110"/>
        </w:rPr>
        <w:t>(c)</w:t>
      </w:r>
      <w:r>
        <w:rPr>
          <w:i/>
          <w:iCs/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system</w:t>
      </w:r>
      <w:r>
        <w:rPr>
          <w:spacing w:val="-13"/>
          <w:w w:val="110"/>
        </w:rPr>
        <w:t xml:space="preserve"> </w:t>
      </w:r>
      <w:r>
        <w:rPr>
          <w:w w:val="110"/>
        </w:rPr>
        <w:t>reverts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PASSIVE</w:t>
      </w:r>
    </w:p>
    <w:p w14:paraId="0F92F7BB" w14:textId="77777777" w:rsidR="00F85719" w:rsidRDefault="00F85719">
      <w:pPr>
        <w:pStyle w:val="BodyText"/>
        <w:kinsoku w:val="0"/>
        <w:overflowPunct w:val="0"/>
        <w:spacing w:before="52" w:line="268" w:lineRule="auto"/>
        <w:ind w:left="119" w:right="117"/>
        <w:jc w:val="both"/>
        <w:rPr>
          <w:w w:val="110"/>
        </w:rPr>
        <w:sectPr w:rsidR="00F85719">
          <w:footerReference w:type="default" r:id="rId84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14367769" w14:textId="77777777" w:rsidR="00F85719" w:rsidRDefault="00D251A0">
      <w:pPr>
        <w:pStyle w:val="BodyText"/>
        <w:kinsoku w:val="0"/>
        <w:overflowPunct w:val="0"/>
        <w:spacing w:before="72" w:line="268" w:lineRule="auto"/>
        <w:ind w:left="119" w:right="117"/>
        <w:jc w:val="both"/>
        <w:rPr>
          <w:w w:val="110"/>
        </w:rPr>
      </w:pPr>
      <w:r>
        <w:rPr>
          <w:w w:val="110"/>
        </w:rPr>
        <w:lastRenderedPageBreak/>
        <w:t xml:space="preserve">mode if: </w:t>
      </w:r>
      <w:r>
        <w:rPr>
          <w:i/>
          <w:iCs/>
          <w:w w:val="110"/>
        </w:rPr>
        <w:t>(</w:t>
      </w:r>
      <w:proofErr w:type="spellStart"/>
      <w:r>
        <w:rPr>
          <w:i/>
          <w:iCs/>
          <w:w w:val="110"/>
        </w:rPr>
        <w:t>i</w:t>
      </w:r>
      <w:proofErr w:type="spellEnd"/>
      <w:r>
        <w:rPr>
          <w:i/>
          <w:iCs/>
          <w:w w:val="110"/>
        </w:rPr>
        <w:t xml:space="preserve">) </w:t>
      </w:r>
      <w:r>
        <w:rPr>
          <w:w w:val="110"/>
        </w:rPr>
        <w:t xml:space="preserve">no anomalous activity is found or </w:t>
      </w:r>
      <w:r>
        <w:rPr>
          <w:i/>
          <w:iCs/>
          <w:w w:val="110"/>
        </w:rPr>
        <w:t xml:space="preserve">(ii) </w:t>
      </w:r>
      <w:r>
        <w:rPr>
          <w:w w:val="110"/>
        </w:rPr>
        <w:t xml:space="preserve">the root cause of the problem is </w:t>
      </w:r>
      <w:proofErr w:type="gramStart"/>
      <w:r>
        <w:rPr>
          <w:w w:val="110"/>
        </w:rPr>
        <w:t>detected</w:t>
      </w:r>
      <w:proofErr w:type="gramEnd"/>
      <w:r>
        <w:rPr>
          <w:w w:val="110"/>
        </w:rPr>
        <w:t xml:space="preserve"> and malicious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entities are removed. We also devise a </w:t>
      </w:r>
      <w:r>
        <w:rPr>
          <w:i/>
          <w:iCs/>
          <w:w w:val="110"/>
        </w:rPr>
        <w:t xml:space="preserve">metric </w:t>
      </w:r>
      <w:r>
        <w:rPr>
          <w:w w:val="110"/>
        </w:rPr>
        <w:t xml:space="preserve">(called </w:t>
      </w:r>
      <w:r>
        <w:rPr>
          <w:i/>
          <w:iCs/>
          <w:w w:val="110"/>
        </w:rPr>
        <w:t>“tightness of monitoring”</w:t>
      </w:r>
      <w:r>
        <w:rPr>
          <w:w w:val="110"/>
        </w:rPr>
        <w:t>) that allows us to execute</w:t>
      </w:r>
      <w:r>
        <w:rPr>
          <w:spacing w:val="1"/>
          <w:w w:val="110"/>
        </w:rPr>
        <w:t xml:space="preserve"> </w:t>
      </w:r>
      <w:r>
        <w:rPr>
          <w:w w:val="110"/>
        </w:rPr>
        <w:t>security tasks with a frequency closer to what the designers’ expect and provides us one way to trade-off</w:t>
      </w:r>
      <w:r>
        <w:rPr>
          <w:spacing w:val="1"/>
          <w:w w:val="110"/>
        </w:rPr>
        <w:t xml:space="preserve"> </w:t>
      </w:r>
      <w:r>
        <w:rPr>
          <w:w w:val="110"/>
        </w:rPr>
        <w:t>security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schedulability</w:t>
      </w:r>
      <w:proofErr w:type="spellEnd"/>
      <w:r>
        <w:rPr>
          <w:w w:val="110"/>
        </w:rPr>
        <w:t>.</w:t>
      </w:r>
    </w:p>
    <w:p w14:paraId="088FACA6" w14:textId="77777777" w:rsidR="00F85719" w:rsidRDefault="00D251A0">
      <w:pPr>
        <w:pStyle w:val="BodyText"/>
        <w:kinsoku w:val="0"/>
        <w:overflowPunct w:val="0"/>
        <w:spacing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above</w:t>
      </w:r>
      <w:r>
        <w:rPr>
          <w:spacing w:val="-16"/>
          <w:w w:val="110"/>
        </w:rPr>
        <w:t xml:space="preserve"> </w:t>
      </w:r>
      <w:r>
        <w:rPr>
          <w:w w:val="110"/>
        </w:rPr>
        <w:t>frameworks</w:t>
      </w:r>
      <w:r>
        <w:rPr>
          <w:spacing w:val="-15"/>
          <w:w w:val="110"/>
        </w:rPr>
        <w:t xml:space="preserve"> </w:t>
      </w:r>
      <w:r>
        <w:rPr>
          <w:w w:val="110"/>
        </w:rPr>
        <w:t>are</w:t>
      </w:r>
      <w:r>
        <w:rPr>
          <w:spacing w:val="-15"/>
          <w:w w:val="110"/>
        </w:rPr>
        <w:t xml:space="preserve"> </w:t>
      </w:r>
      <w:r>
        <w:rPr>
          <w:w w:val="110"/>
        </w:rPr>
        <w:t>designed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single</w:t>
      </w:r>
      <w:r>
        <w:rPr>
          <w:spacing w:val="-16"/>
          <w:w w:val="110"/>
        </w:rPr>
        <w:t xml:space="preserve"> </w:t>
      </w:r>
      <w:r>
        <w:rPr>
          <w:w w:val="110"/>
        </w:rPr>
        <w:t>core</w:t>
      </w:r>
      <w:r>
        <w:rPr>
          <w:spacing w:val="-15"/>
          <w:w w:val="110"/>
        </w:rPr>
        <w:t xml:space="preserve"> </w:t>
      </w:r>
      <w:r>
        <w:rPr>
          <w:w w:val="110"/>
        </w:rPr>
        <w:t>platforms.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proofErr w:type="spellStart"/>
      <w:r>
        <w:rPr>
          <w:w w:val="110"/>
        </w:rPr>
        <w:t>followup</w:t>
      </w:r>
      <w:proofErr w:type="spellEnd"/>
      <w:r>
        <w:rPr>
          <w:spacing w:val="-16"/>
          <w:w w:val="110"/>
        </w:rPr>
        <w:t xml:space="preserve"> </w:t>
      </w:r>
      <w:r>
        <w:rPr>
          <w:w w:val="110"/>
        </w:rPr>
        <w:t>work</w:t>
      </w:r>
      <w:r>
        <w:rPr>
          <w:spacing w:val="-15"/>
          <w:w w:val="110"/>
        </w:rPr>
        <w:t xml:space="preserve"> </w:t>
      </w:r>
      <w:r>
        <w:rPr>
          <w:w w:val="110"/>
        </w:rPr>
        <w:t>[36]</w:t>
      </w:r>
      <w:r>
        <w:rPr>
          <w:spacing w:val="-16"/>
          <w:w w:val="110"/>
        </w:rPr>
        <w:t xml:space="preserve"> </w:t>
      </w:r>
      <w:r>
        <w:rPr>
          <w:w w:val="110"/>
        </w:rPr>
        <w:t>we</w:t>
      </w:r>
      <w:r>
        <w:rPr>
          <w:spacing w:val="-15"/>
          <w:w w:val="110"/>
        </w:rPr>
        <w:t xml:space="preserve"> </w:t>
      </w:r>
      <w:r>
        <w:rPr>
          <w:w w:val="110"/>
        </w:rPr>
        <w:t>first</w:t>
      </w:r>
      <w:r>
        <w:rPr>
          <w:spacing w:val="-15"/>
          <w:w w:val="110"/>
        </w:rPr>
        <w:t xml:space="preserve"> </w:t>
      </w:r>
      <w:r>
        <w:rPr>
          <w:w w:val="110"/>
        </w:rPr>
        <w:t>develop</w:t>
      </w:r>
      <w:r>
        <w:rPr>
          <w:spacing w:val="-53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low-complexity</w:t>
      </w:r>
      <w:r>
        <w:rPr>
          <w:spacing w:val="-9"/>
          <w:w w:val="110"/>
        </w:rPr>
        <w:t xml:space="preserve"> </w:t>
      </w:r>
      <w:r>
        <w:rPr>
          <w:w w:val="110"/>
        </w:rPr>
        <w:t>iterative</w:t>
      </w:r>
      <w:r>
        <w:rPr>
          <w:spacing w:val="-9"/>
          <w:w w:val="110"/>
        </w:rPr>
        <w:t xml:space="preserve"> </w:t>
      </w:r>
      <w:r>
        <w:rPr>
          <w:w w:val="110"/>
        </w:rPr>
        <w:t>solution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w w:val="110"/>
        </w:rPr>
        <w:t>jointly</w:t>
      </w:r>
      <w:r>
        <w:rPr>
          <w:spacing w:val="-9"/>
          <w:w w:val="110"/>
        </w:rPr>
        <w:t xml:space="preserve"> </w:t>
      </w:r>
      <w:r>
        <w:rPr>
          <w:w w:val="110"/>
        </w:rPr>
        <w:t>finds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security</w:t>
      </w:r>
      <w:r>
        <w:rPr>
          <w:spacing w:val="-9"/>
          <w:w w:val="110"/>
        </w:rPr>
        <w:t xml:space="preserve"> </w:t>
      </w:r>
      <w:r>
        <w:rPr>
          <w:w w:val="110"/>
        </w:rPr>
        <w:t>tasks’</w:t>
      </w:r>
      <w:r>
        <w:rPr>
          <w:spacing w:val="-10"/>
          <w:w w:val="110"/>
        </w:rPr>
        <w:t xml:space="preserve"> </w:t>
      </w:r>
      <w:r>
        <w:rPr>
          <w:w w:val="110"/>
        </w:rPr>
        <w:t>periods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core</w:t>
      </w:r>
      <w:r>
        <w:rPr>
          <w:spacing w:val="-9"/>
          <w:w w:val="110"/>
        </w:rPr>
        <w:t xml:space="preserve"> </w:t>
      </w:r>
      <w:r>
        <w:rPr>
          <w:w w:val="110"/>
        </w:rPr>
        <w:t>assignments</w:t>
      </w:r>
      <w:r>
        <w:rPr>
          <w:spacing w:val="-9"/>
          <w:w w:val="110"/>
        </w:rPr>
        <w:t xml:space="preserve"> </w:t>
      </w:r>
      <w:r>
        <w:rPr>
          <w:w w:val="110"/>
        </w:rPr>
        <w:t>where</w:t>
      </w:r>
      <w:r>
        <w:rPr>
          <w:spacing w:val="-53"/>
          <w:w w:val="110"/>
        </w:rPr>
        <w:t xml:space="preserve"> </w:t>
      </w:r>
      <w:r>
        <w:rPr>
          <w:w w:val="105"/>
        </w:rPr>
        <w:t xml:space="preserve">the security tasks are </w:t>
      </w:r>
      <w:r>
        <w:rPr>
          <w:i/>
          <w:iCs/>
          <w:w w:val="105"/>
        </w:rPr>
        <w:t xml:space="preserve">statically assigned </w:t>
      </w:r>
      <w:r>
        <w:rPr>
          <w:w w:val="105"/>
        </w:rPr>
        <w:t>across all available cores. We then introduce with an alternate design</w:t>
      </w:r>
      <w:r>
        <w:rPr>
          <w:spacing w:val="1"/>
          <w:w w:val="105"/>
        </w:rPr>
        <w:t xml:space="preserve"> </w:t>
      </w:r>
      <w:r>
        <w:t xml:space="preserve">mechanism [37] that </w:t>
      </w:r>
      <w:r>
        <w:rPr>
          <w:i/>
          <w:iCs/>
        </w:rPr>
        <w:t>can raise the “responsiveness” of monitoring tasks by increasing their frequency of execution</w:t>
      </w:r>
      <w:r>
        <w:t>.</w:t>
      </w:r>
      <w:r>
        <w:rPr>
          <w:spacing w:val="1"/>
        </w:rPr>
        <w:t xml:space="preserve"> </w:t>
      </w:r>
      <w:r>
        <w:rPr>
          <w:w w:val="110"/>
        </w:rPr>
        <w:t xml:space="preserve">The key intuition is that if the security tasks </w:t>
      </w:r>
      <w:proofErr w:type="gramStart"/>
      <w:r>
        <w:rPr>
          <w:w w:val="110"/>
        </w:rPr>
        <w:t>are able to</w:t>
      </w:r>
      <w:proofErr w:type="gramEnd"/>
      <w:r>
        <w:rPr>
          <w:w w:val="110"/>
        </w:rPr>
        <w:t xml:space="preserve"> execute with as few interruptions as possible (e.g.,</w:t>
      </w:r>
      <w:r>
        <w:rPr>
          <w:spacing w:val="-52"/>
          <w:w w:val="110"/>
        </w:rPr>
        <w:t xml:space="preserve"> </w:t>
      </w:r>
      <w:r>
        <w:rPr>
          <w:w w:val="110"/>
        </w:rPr>
        <w:t>by moving immediately to an empty core when they are interrupted), then there is much higher chance of</w:t>
      </w:r>
      <w:r>
        <w:rPr>
          <w:spacing w:val="1"/>
          <w:w w:val="110"/>
        </w:rPr>
        <w:t xml:space="preserve"> </w:t>
      </w:r>
      <w:r>
        <w:rPr>
          <w:w w:val="110"/>
        </w:rPr>
        <w:t>successful</w:t>
      </w:r>
      <w:r>
        <w:rPr>
          <w:spacing w:val="-3"/>
          <w:w w:val="110"/>
        </w:rPr>
        <w:t xml:space="preserve"> </w:t>
      </w:r>
      <w:r>
        <w:rPr>
          <w:w w:val="110"/>
        </w:rPr>
        <w:t>detection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correspondingly,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much</w:t>
      </w:r>
      <w:r>
        <w:rPr>
          <w:spacing w:val="-3"/>
          <w:w w:val="110"/>
        </w:rPr>
        <w:t xml:space="preserve"> </w:t>
      </w:r>
      <w:r>
        <w:rPr>
          <w:w w:val="110"/>
        </w:rPr>
        <w:t>lower</w:t>
      </w:r>
      <w:r>
        <w:rPr>
          <w:spacing w:val="-3"/>
          <w:w w:val="110"/>
        </w:rPr>
        <w:t xml:space="preserve"> </w:t>
      </w:r>
      <w:r>
        <w:rPr>
          <w:w w:val="110"/>
        </w:rPr>
        <w:t>chance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successful</w:t>
      </w:r>
      <w:r>
        <w:rPr>
          <w:spacing w:val="-2"/>
          <w:w w:val="110"/>
        </w:rPr>
        <w:t xml:space="preserve"> </w:t>
      </w:r>
      <w:r>
        <w:rPr>
          <w:w w:val="110"/>
        </w:rPr>
        <w:t>adversarial</w:t>
      </w:r>
      <w:r>
        <w:rPr>
          <w:spacing w:val="-3"/>
          <w:w w:val="110"/>
        </w:rPr>
        <w:t xml:space="preserve"> </w:t>
      </w:r>
      <w:r>
        <w:rPr>
          <w:w w:val="110"/>
        </w:rPr>
        <w:t>action.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latter</w:t>
      </w:r>
      <w:r>
        <w:rPr>
          <w:spacing w:val="-53"/>
          <w:w w:val="110"/>
        </w:rPr>
        <w:t xml:space="preserve"> </w:t>
      </w:r>
      <w:r>
        <w:rPr>
          <w:w w:val="110"/>
        </w:rPr>
        <w:t>scheme</w:t>
      </w:r>
      <w:r>
        <w:rPr>
          <w:spacing w:val="-5"/>
          <w:w w:val="110"/>
        </w:rPr>
        <w:t xml:space="preserve"> </w:t>
      </w:r>
      <w:r>
        <w:rPr>
          <w:w w:val="110"/>
        </w:rPr>
        <w:t>provides</w:t>
      </w:r>
      <w:r>
        <w:rPr>
          <w:spacing w:val="-4"/>
          <w:w w:val="110"/>
        </w:rPr>
        <w:t xml:space="preserve"> </w:t>
      </w:r>
      <w:r>
        <w:rPr>
          <w:w w:val="110"/>
        </w:rPr>
        <w:t>better</w:t>
      </w:r>
      <w:r>
        <w:rPr>
          <w:spacing w:val="-4"/>
          <w:w w:val="110"/>
        </w:rPr>
        <w:t xml:space="preserve"> </w:t>
      </w:r>
      <w:r>
        <w:rPr>
          <w:w w:val="110"/>
        </w:rPr>
        <w:t>monitoring</w:t>
      </w:r>
      <w:r>
        <w:rPr>
          <w:spacing w:val="-5"/>
          <w:w w:val="110"/>
        </w:rPr>
        <w:t xml:space="preserve"> </w:t>
      </w:r>
      <w:r>
        <w:rPr>
          <w:w w:val="110"/>
        </w:rPr>
        <w:t>but</w:t>
      </w:r>
      <w:r>
        <w:rPr>
          <w:spacing w:val="-4"/>
          <w:w w:val="110"/>
        </w:rPr>
        <w:t xml:space="preserve"> </w:t>
      </w:r>
      <w:r>
        <w:rPr>
          <w:w w:val="110"/>
        </w:rPr>
        <w:t>comes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cost</w:t>
      </w:r>
      <w:r>
        <w:rPr>
          <w:spacing w:val="-4"/>
          <w:w w:val="110"/>
        </w:rPr>
        <w:t xml:space="preserve"> </w:t>
      </w:r>
      <w:r>
        <w:rPr>
          <w:w w:val="110"/>
        </w:rPr>
        <w:t>(in</w:t>
      </w:r>
      <w:r>
        <w:rPr>
          <w:spacing w:val="-5"/>
          <w:w w:val="110"/>
        </w:rPr>
        <w:t xml:space="preserve"> </w:t>
      </w:r>
      <w:r>
        <w:rPr>
          <w:w w:val="110"/>
        </w:rPr>
        <w:t>terms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context</w:t>
      </w:r>
      <w:r>
        <w:rPr>
          <w:spacing w:val="-5"/>
          <w:w w:val="110"/>
        </w:rPr>
        <w:t xml:space="preserve"> </w:t>
      </w:r>
      <w:r>
        <w:rPr>
          <w:w w:val="110"/>
        </w:rPr>
        <w:t>switch</w:t>
      </w:r>
      <w:r>
        <w:rPr>
          <w:spacing w:val="-4"/>
          <w:w w:val="110"/>
        </w:rPr>
        <w:t xml:space="preserve"> </w:t>
      </w:r>
      <w:r>
        <w:rPr>
          <w:w w:val="110"/>
        </w:rPr>
        <w:t>overhead).</w:t>
      </w:r>
    </w:p>
    <w:p w14:paraId="0ADF03F2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93"/>
        <w:jc w:val="both"/>
        <w:rPr>
          <w:w w:val="105"/>
        </w:rPr>
      </w:pPr>
      <w:r>
        <w:rPr>
          <w:w w:val="105"/>
        </w:rPr>
        <w:t>Proposed</w:t>
      </w:r>
      <w:r>
        <w:rPr>
          <w:spacing w:val="-14"/>
          <w:w w:val="105"/>
        </w:rPr>
        <w:t xml:space="preserve"> </w:t>
      </w:r>
      <w:r>
        <w:rPr>
          <w:w w:val="105"/>
        </w:rPr>
        <w:t>Work</w:t>
      </w:r>
    </w:p>
    <w:p w14:paraId="28A711C3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spacing w:before="150"/>
        <w:rPr>
          <w:w w:val="105"/>
        </w:rPr>
      </w:pPr>
      <w:r>
        <w:rPr>
          <w:w w:val="105"/>
        </w:rPr>
        <w:t>Reactive</w:t>
      </w:r>
      <w:r>
        <w:rPr>
          <w:spacing w:val="8"/>
          <w:w w:val="105"/>
        </w:rPr>
        <w:t xml:space="preserve"> </w:t>
      </w:r>
      <w:r>
        <w:rPr>
          <w:w w:val="105"/>
        </w:rPr>
        <w:t>Security</w:t>
      </w:r>
      <w:r>
        <w:rPr>
          <w:spacing w:val="9"/>
          <w:w w:val="105"/>
        </w:rPr>
        <w:t xml:space="preserve"> </w:t>
      </w:r>
      <w:r>
        <w:rPr>
          <w:w w:val="105"/>
        </w:rPr>
        <w:t>Mechanisms</w:t>
      </w:r>
      <w:r>
        <w:rPr>
          <w:spacing w:val="9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Multicore</w:t>
      </w:r>
      <w:r>
        <w:rPr>
          <w:spacing w:val="9"/>
          <w:w w:val="105"/>
        </w:rPr>
        <w:t xml:space="preserve"> </w:t>
      </w:r>
      <w:r>
        <w:rPr>
          <w:w w:val="105"/>
        </w:rPr>
        <w:t>Systems</w:t>
      </w:r>
    </w:p>
    <w:p w14:paraId="2C613E2F" w14:textId="77777777" w:rsidR="00F85719" w:rsidRDefault="00D251A0">
      <w:pPr>
        <w:pStyle w:val="BodyText"/>
        <w:kinsoku w:val="0"/>
        <w:overflowPunct w:val="0"/>
        <w:spacing w:before="47" w:line="268" w:lineRule="auto"/>
        <w:ind w:left="120" w:right="117" w:firstLine="298"/>
        <w:jc w:val="both"/>
        <w:rPr>
          <w:w w:val="115"/>
        </w:rPr>
      </w:pPr>
      <w:r>
        <w:rPr>
          <w:w w:val="115"/>
        </w:rPr>
        <w:t>Recall</w:t>
      </w:r>
      <w:r>
        <w:rPr>
          <w:spacing w:val="31"/>
          <w:w w:val="115"/>
        </w:rPr>
        <w:t xml:space="preserve"> </w:t>
      </w:r>
      <w:r>
        <w:rPr>
          <w:w w:val="115"/>
        </w:rPr>
        <w:t>that</w:t>
      </w:r>
      <w:r>
        <w:rPr>
          <w:spacing w:val="32"/>
          <w:w w:val="115"/>
        </w:rPr>
        <w:t xml:space="preserve"> </w:t>
      </w:r>
      <w:r>
        <w:rPr>
          <w:w w:val="115"/>
        </w:rPr>
        <w:t>multicore</w:t>
      </w:r>
      <w:r>
        <w:rPr>
          <w:spacing w:val="31"/>
          <w:w w:val="115"/>
        </w:rPr>
        <w:t xml:space="preserve"> </w:t>
      </w:r>
      <w:r>
        <w:rPr>
          <w:w w:val="115"/>
        </w:rPr>
        <w:t>security</w:t>
      </w:r>
      <w:r>
        <w:rPr>
          <w:spacing w:val="32"/>
          <w:w w:val="115"/>
        </w:rPr>
        <w:t xml:space="preserve"> </w:t>
      </w:r>
      <w:r>
        <w:rPr>
          <w:w w:val="115"/>
        </w:rPr>
        <w:t>integration</w:t>
      </w:r>
      <w:r>
        <w:rPr>
          <w:spacing w:val="32"/>
          <w:w w:val="115"/>
        </w:rPr>
        <w:t xml:space="preserve"> </w:t>
      </w:r>
      <w:r>
        <w:rPr>
          <w:w w:val="115"/>
        </w:rPr>
        <w:t>frameworks</w:t>
      </w:r>
      <w:r>
        <w:rPr>
          <w:spacing w:val="31"/>
          <w:w w:val="115"/>
        </w:rPr>
        <w:t xml:space="preserve"> </w:t>
      </w:r>
      <w:r>
        <w:rPr>
          <w:w w:val="115"/>
        </w:rPr>
        <w:t>introduced</w:t>
      </w:r>
      <w:r>
        <w:rPr>
          <w:spacing w:val="32"/>
          <w:w w:val="115"/>
        </w:rPr>
        <w:t xml:space="preserve"> </w:t>
      </w:r>
      <w:r>
        <w:rPr>
          <w:w w:val="115"/>
        </w:rPr>
        <w:t>in</w:t>
      </w:r>
      <w:r>
        <w:rPr>
          <w:spacing w:val="31"/>
          <w:w w:val="115"/>
        </w:rPr>
        <w:t xml:space="preserve"> </w:t>
      </w:r>
      <w:r>
        <w:rPr>
          <w:w w:val="115"/>
        </w:rPr>
        <w:t>our</w:t>
      </w:r>
      <w:r>
        <w:rPr>
          <w:spacing w:val="32"/>
          <w:w w:val="115"/>
        </w:rPr>
        <w:t xml:space="preserve"> </w:t>
      </w:r>
      <w:r>
        <w:rPr>
          <w:w w:val="115"/>
        </w:rPr>
        <w:t>prior</w:t>
      </w:r>
      <w:r>
        <w:rPr>
          <w:spacing w:val="32"/>
          <w:w w:val="115"/>
        </w:rPr>
        <w:t xml:space="preserve"> </w:t>
      </w:r>
      <w:r>
        <w:rPr>
          <w:w w:val="115"/>
        </w:rPr>
        <w:t>work</w:t>
      </w:r>
      <w:r>
        <w:rPr>
          <w:spacing w:val="31"/>
          <w:w w:val="115"/>
        </w:rPr>
        <w:t xml:space="preserve"> </w:t>
      </w:r>
      <w:r>
        <w:rPr>
          <w:w w:val="115"/>
        </w:rPr>
        <w:t>[36,</w:t>
      </w:r>
      <w:r>
        <w:rPr>
          <w:spacing w:val="-4"/>
          <w:w w:val="115"/>
        </w:rPr>
        <w:t xml:space="preserve"> </w:t>
      </w:r>
      <w:r>
        <w:rPr>
          <w:w w:val="115"/>
        </w:rPr>
        <w:t>37]</w:t>
      </w:r>
      <w:r>
        <w:rPr>
          <w:spacing w:val="32"/>
          <w:w w:val="115"/>
        </w:rPr>
        <w:t xml:space="preserve"> </w:t>
      </w:r>
      <w:r>
        <w:rPr>
          <w:w w:val="115"/>
        </w:rPr>
        <w:t>do</w:t>
      </w:r>
      <w:r>
        <w:rPr>
          <w:spacing w:val="-55"/>
          <w:w w:val="115"/>
        </w:rPr>
        <w:t xml:space="preserve"> </w:t>
      </w:r>
      <w:r>
        <w:rPr>
          <w:w w:val="115"/>
        </w:rPr>
        <w:t>not support runtime mode changes upon suspecting security breaches.</w:t>
      </w:r>
      <w:r>
        <w:rPr>
          <w:spacing w:val="1"/>
          <w:w w:val="115"/>
        </w:rPr>
        <w:t xml:space="preserve"> </w:t>
      </w:r>
      <w:r>
        <w:rPr>
          <w:w w:val="115"/>
        </w:rPr>
        <w:t>Integrating reactive security</w:t>
      </w:r>
      <w:r>
        <w:rPr>
          <w:spacing w:val="1"/>
          <w:w w:val="115"/>
        </w:rPr>
        <w:t xml:space="preserve"> </w:t>
      </w:r>
      <w:r>
        <w:rPr>
          <w:spacing w:val="-1"/>
          <w:w w:val="115"/>
        </w:rPr>
        <w:t>mechanisms</w:t>
      </w:r>
      <w:r>
        <w:rPr>
          <w:spacing w:val="-3"/>
          <w:w w:val="115"/>
        </w:rPr>
        <w:t xml:space="preserve"> </w:t>
      </w:r>
      <w:r>
        <w:rPr>
          <w:spacing w:val="-1"/>
          <w:w w:val="115"/>
        </w:rPr>
        <w:t>for</w:t>
      </w:r>
      <w:r>
        <w:rPr>
          <w:spacing w:val="-2"/>
          <w:w w:val="115"/>
        </w:rPr>
        <w:t xml:space="preserve"> </w:t>
      </w:r>
      <w:r>
        <w:rPr>
          <w:spacing w:val="-1"/>
          <w:w w:val="115"/>
        </w:rPr>
        <w:t>legacy</w:t>
      </w:r>
      <w:r>
        <w:rPr>
          <w:spacing w:val="-2"/>
          <w:w w:val="115"/>
        </w:rPr>
        <w:t xml:space="preserve"> </w:t>
      </w:r>
      <w:r>
        <w:rPr>
          <w:w w:val="115"/>
        </w:rPr>
        <w:t>multicore</w:t>
      </w:r>
      <w:r>
        <w:rPr>
          <w:spacing w:val="-3"/>
          <w:w w:val="115"/>
        </w:rPr>
        <w:t xml:space="preserve"> </w:t>
      </w:r>
      <w:r>
        <w:rPr>
          <w:w w:val="115"/>
        </w:rPr>
        <w:t>platforms</w:t>
      </w:r>
      <w:r>
        <w:rPr>
          <w:spacing w:val="-2"/>
          <w:w w:val="115"/>
        </w:rPr>
        <w:t xml:space="preserve"> </w:t>
      </w:r>
      <w:r>
        <w:rPr>
          <w:w w:val="115"/>
        </w:rPr>
        <w:t>(where</w:t>
      </w:r>
      <w:r>
        <w:rPr>
          <w:spacing w:val="-3"/>
          <w:w w:val="115"/>
        </w:rPr>
        <w:t xml:space="preserve"> </w:t>
      </w:r>
      <w:r>
        <w:rPr>
          <w:w w:val="115"/>
        </w:rPr>
        <w:t>designers</w:t>
      </w:r>
      <w:r>
        <w:rPr>
          <w:spacing w:val="-1"/>
          <w:w w:val="115"/>
        </w:rPr>
        <w:t xml:space="preserve"> </w:t>
      </w:r>
      <w:r>
        <w:rPr>
          <w:w w:val="115"/>
        </w:rPr>
        <w:t>have</w:t>
      </w:r>
      <w:r>
        <w:rPr>
          <w:spacing w:val="-3"/>
          <w:w w:val="115"/>
        </w:rPr>
        <w:t xml:space="preserve"> </w:t>
      </w:r>
      <w:r>
        <w:rPr>
          <w:w w:val="115"/>
        </w:rPr>
        <w:t>less</w:t>
      </w:r>
      <w:r>
        <w:rPr>
          <w:spacing w:val="-2"/>
          <w:w w:val="115"/>
        </w:rPr>
        <w:t xml:space="preserve"> </w:t>
      </w:r>
      <w:r>
        <w:rPr>
          <w:w w:val="115"/>
        </w:rPr>
        <w:t>flexibility</w:t>
      </w:r>
      <w:r>
        <w:rPr>
          <w:spacing w:val="-3"/>
          <w:w w:val="115"/>
        </w:rPr>
        <w:t xml:space="preserve"> </w:t>
      </w:r>
      <w:r>
        <w:rPr>
          <w:w w:val="115"/>
        </w:rPr>
        <w:t>for</w:t>
      </w:r>
      <w:r>
        <w:rPr>
          <w:spacing w:val="-2"/>
          <w:w w:val="115"/>
        </w:rPr>
        <w:t xml:space="preserve"> </w:t>
      </w:r>
      <w:r>
        <w:rPr>
          <w:w w:val="115"/>
        </w:rPr>
        <w:t>changing</w:t>
      </w:r>
      <w:r>
        <w:rPr>
          <w:spacing w:val="-2"/>
          <w:w w:val="115"/>
        </w:rPr>
        <w:t xml:space="preserve"> </w:t>
      </w:r>
      <w:r>
        <w:rPr>
          <w:w w:val="115"/>
        </w:rPr>
        <w:t>system</w:t>
      </w:r>
      <w:r>
        <w:rPr>
          <w:spacing w:val="-55"/>
          <w:w w:val="115"/>
        </w:rPr>
        <w:t xml:space="preserve"> </w:t>
      </w:r>
      <w:r>
        <w:rPr>
          <w:w w:val="110"/>
        </w:rPr>
        <w:t>architecture/parameter)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still</w:t>
      </w:r>
      <w:r>
        <w:rPr>
          <w:spacing w:val="-3"/>
          <w:w w:val="110"/>
        </w:rPr>
        <w:t xml:space="preserve"> </w:t>
      </w:r>
      <w:r>
        <w:rPr>
          <w:w w:val="110"/>
        </w:rPr>
        <w:t>an</w:t>
      </w:r>
      <w:r>
        <w:rPr>
          <w:spacing w:val="-3"/>
          <w:w w:val="110"/>
        </w:rPr>
        <w:t xml:space="preserve"> </w:t>
      </w:r>
      <w:r>
        <w:rPr>
          <w:w w:val="110"/>
        </w:rPr>
        <w:t>open</w:t>
      </w:r>
      <w:r>
        <w:rPr>
          <w:spacing w:val="-3"/>
          <w:w w:val="110"/>
        </w:rPr>
        <w:t xml:space="preserve"> </w:t>
      </w:r>
      <w:r>
        <w:rPr>
          <w:w w:val="110"/>
        </w:rPr>
        <w:t>problem.</w:t>
      </w:r>
      <w:r>
        <w:rPr>
          <w:spacing w:val="14"/>
          <w:w w:val="110"/>
        </w:rPr>
        <w:t xml:space="preserve"> </w:t>
      </w:r>
      <w:r>
        <w:rPr>
          <w:w w:val="110"/>
        </w:rPr>
        <w:t>Our</w:t>
      </w:r>
      <w:r>
        <w:rPr>
          <w:spacing w:val="-3"/>
          <w:w w:val="110"/>
        </w:rPr>
        <w:t xml:space="preserve"> </w:t>
      </w:r>
      <w:r>
        <w:rPr>
          <w:w w:val="110"/>
        </w:rPr>
        <w:t>goal</w:t>
      </w:r>
      <w:r>
        <w:rPr>
          <w:spacing w:val="-3"/>
          <w:w w:val="110"/>
        </w:rPr>
        <w:t xml:space="preserve"> </w:t>
      </w:r>
      <w:r>
        <w:rPr>
          <w:w w:val="110"/>
        </w:rPr>
        <w:t>is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explore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possible</w:t>
      </w:r>
      <w:r>
        <w:rPr>
          <w:spacing w:val="-4"/>
          <w:w w:val="110"/>
        </w:rPr>
        <w:t xml:space="preserve"> </w:t>
      </w:r>
      <w:r>
        <w:rPr>
          <w:w w:val="110"/>
        </w:rPr>
        <w:t>ways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which</w:t>
      </w:r>
      <w:r>
        <w:rPr>
          <w:spacing w:val="-3"/>
          <w:w w:val="110"/>
        </w:rPr>
        <w:t xml:space="preserve"> </w:t>
      </w:r>
      <w:r>
        <w:rPr>
          <w:w w:val="110"/>
        </w:rPr>
        <w:t>security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could be integrated in multicore-based real-time platforms. For instance, will the security tasks </w:t>
      </w:r>
      <w:r>
        <w:rPr>
          <w:i/>
          <w:iCs/>
          <w:w w:val="110"/>
        </w:rPr>
        <w:t>always be</w:t>
      </w:r>
      <w:r>
        <w:rPr>
          <w:i/>
          <w:iCs/>
          <w:spacing w:val="1"/>
          <w:w w:val="110"/>
        </w:rPr>
        <w:t xml:space="preserve"> </w:t>
      </w:r>
      <w:r>
        <w:rPr>
          <w:i/>
          <w:iCs/>
          <w:w w:val="110"/>
        </w:rPr>
        <w:t>running</w:t>
      </w:r>
      <w:r>
        <w:rPr>
          <w:i/>
          <w:iCs/>
          <w:spacing w:val="-10"/>
          <w:w w:val="110"/>
        </w:rPr>
        <w:t xml:space="preserve"> </w:t>
      </w:r>
      <w:r>
        <w:rPr>
          <w:w w:val="110"/>
        </w:rPr>
        <w:t>(perhaps</w:t>
      </w:r>
      <w:r>
        <w:rPr>
          <w:spacing w:val="-10"/>
          <w:w w:val="110"/>
        </w:rPr>
        <w:t xml:space="preserve"> </w:t>
      </w:r>
      <w:r>
        <w:rPr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dedicated</w:t>
      </w:r>
      <w:r>
        <w:rPr>
          <w:spacing w:val="-10"/>
          <w:w w:val="110"/>
        </w:rPr>
        <w:t xml:space="preserve"> </w:t>
      </w:r>
      <w:r>
        <w:rPr>
          <w:w w:val="110"/>
        </w:rPr>
        <w:t>cores)?</w:t>
      </w:r>
      <w:r>
        <w:rPr>
          <w:spacing w:val="8"/>
          <w:w w:val="110"/>
        </w:rPr>
        <w:t xml:space="preserve"> </w:t>
      </w:r>
      <w:r>
        <w:rPr>
          <w:w w:val="110"/>
        </w:rPr>
        <w:t>Must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security</w:t>
      </w:r>
      <w:r>
        <w:rPr>
          <w:spacing w:val="-9"/>
          <w:w w:val="110"/>
        </w:rPr>
        <w:t xml:space="preserve"> </w:t>
      </w:r>
      <w:r>
        <w:rPr>
          <w:w w:val="110"/>
        </w:rPr>
        <w:t>tasks</w:t>
      </w:r>
      <w:r>
        <w:rPr>
          <w:spacing w:val="-10"/>
          <w:w w:val="110"/>
        </w:rPr>
        <w:t xml:space="preserve"> </w:t>
      </w:r>
      <w:r>
        <w:rPr>
          <w:w w:val="110"/>
        </w:rPr>
        <w:t>be</w:t>
      </w:r>
      <w:r>
        <w:rPr>
          <w:spacing w:val="-9"/>
          <w:w w:val="110"/>
        </w:rPr>
        <w:t xml:space="preserve"> </w:t>
      </w:r>
      <w:r>
        <w:rPr>
          <w:w w:val="110"/>
        </w:rPr>
        <w:t>allowed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i/>
          <w:iCs/>
          <w:w w:val="110"/>
        </w:rPr>
        <w:t>take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up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more</w:t>
      </w:r>
      <w:r>
        <w:rPr>
          <w:i/>
          <w:iCs/>
          <w:spacing w:val="-9"/>
          <w:w w:val="110"/>
        </w:rPr>
        <w:t xml:space="preserve"> </w:t>
      </w:r>
      <w:r>
        <w:rPr>
          <w:i/>
          <w:iCs/>
          <w:w w:val="110"/>
        </w:rPr>
        <w:t>(or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all)</w:t>
      </w:r>
      <w:r>
        <w:rPr>
          <w:i/>
          <w:iCs/>
          <w:spacing w:val="-52"/>
          <w:w w:val="110"/>
        </w:rPr>
        <w:t xml:space="preserve"> </w:t>
      </w:r>
      <w:r>
        <w:rPr>
          <w:i/>
          <w:iCs/>
          <w:w w:val="110"/>
        </w:rPr>
        <w:t xml:space="preserve">cores </w:t>
      </w:r>
      <w:r>
        <w:rPr>
          <w:w w:val="110"/>
        </w:rPr>
        <w:t>(e.g., switch to ACTIVE mode) as it detects malicious activity? We need to consider various design</w:t>
      </w:r>
      <w:r>
        <w:rPr>
          <w:spacing w:val="1"/>
          <w:w w:val="110"/>
        </w:rPr>
        <w:t xml:space="preserve"> </w:t>
      </w:r>
      <w:r>
        <w:rPr>
          <w:w w:val="115"/>
        </w:rPr>
        <w:t>choices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0"/>
          <w:w w:val="115"/>
        </w:rPr>
        <w:t xml:space="preserve"> </w:t>
      </w:r>
      <w:r>
        <w:rPr>
          <w:w w:val="115"/>
        </w:rPr>
        <w:t>implementation</w:t>
      </w:r>
      <w:r>
        <w:rPr>
          <w:spacing w:val="-10"/>
          <w:w w:val="115"/>
        </w:rPr>
        <w:t xml:space="preserve"> </w:t>
      </w:r>
      <w:r>
        <w:rPr>
          <w:w w:val="115"/>
        </w:rPr>
        <w:t>issues,</w:t>
      </w:r>
      <w:r>
        <w:rPr>
          <w:spacing w:val="-9"/>
          <w:w w:val="115"/>
        </w:rPr>
        <w:t xml:space="preserve"> </w:t>
      </w:r>
      <w:r>
        <w:rPr>
          <w:w w:val="115"/>
        </w:rPr>
        <w:t>such</w:t>
      </w:r>
      <w:r>
        <w:rPr>
          <w:spacing w:val="-10"/>
          <w:w w:val="115"/>
        </w:rPr>
        <w:t xml:space="preserve"> </w:t>
      </w:r>
      <w:r>
        <w:rPr>
          <w:w w:val="115"/>
        </w:rPr>
        <w:t>as:</w:t>
      </w:r>
    </w:p>
    <w:p w14:paraId="299B4A79" w14:textId="77777777" w:rsidR="00F85719" w:rsidRDefault="00D251A0">
      <w:pPr>
        <w:pStyle w:val="ListParagraph"/>
        <w:numPr>
          <w:ilvl w:val="2"/>
          <w:numId w:val="8"/>
        </w:numPr>
        <w:tabs>
          <w:tab w:val="left" w:pos="682"/>
        </w:tabs>
        <w:kinsoku w:val="0"/>
        <w:overflowPunct w:val="0"/>
        <w:spacing w:before="0" w:line="268" w:lineRule="auto"/>
        <w:ind w:firstLine="29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Should we take over one core complete to execute security tasks in ACTIVE mode (and perhaps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reschedule the real-time tasks to other cores), </w:t>
      </w:r>
      <w:proofErr w:type="gramStart"/>
      <w:r>
        <w:rPr>
          <w:w w:val="110"/>
          <w:sz w:val="20"/>
          <w:szCs w:val="20"/>
        </w:rPr>
        <w:t>or,</w:t>
      </w:r>
      <w:proofErr w:type="gramEnd"/>
      <w:r>
        <w:rPr>
          <w:w w:val="110"/>
          <w:sz w:val="20"/>
          <w:szCs w:val="20"/>
        </w:rPr>
        <w:t xml:space="preserve"> use all the cores (or a subset of cores) for security tasks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 perhaps execute with a higher priority than some of the real-time tasks? How do we determine their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periods?</w:t>
      </w:r>
      <w:r>
        <w:rPr>
          <w:spacing w:val="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How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quickly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intrusions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could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detected?</w:t>
      </w:r>
    </w:p>
    <w:p w14:paraId="4584BCAE" w14:textId="77777777" w:rsidR="00F85719" w:rsidRDefault="00D251A0">
      <w:pPr>
        <w:pStyle w:val="ListParagraph"/>
        <w:numPr>
          <w:ilvl w:val="2"/>
          <w:numId w:val="8"/>
        </w:numPr>
        <w:tabs>
          <w:tab w:val="left" w:pos="726"/>
        </w:tabs>
        <w:kinsoku w:val="0"/>
        <w:overflowPunct w:val="0"/>
        <w:spacing w:before="0" w:line="268" w:lineRule="auto"/>
        <w:ind w:firstLine="29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Is it better to design a security task (that monitors continuously) that executes </w:t>
      </w:r>
      <w:proofErr w:type="gramStart"/>
      <w:r>
        <w:rPr>
          <w:w w:val="110"/>
          <w:sz w:val="20"/>
          <w:szCs w:val="20"/>
        </w:rPr>
        <w:t>in a given</w:t>
      </w:r>
      <w:proofErr w:type="gramEnd"/>
      <w:r>
        <w:rPr>
          <w:w w:val="110"/>
          <w:sz w:val="20"/>
          <w:szCs w:val="20"/>
        </w:rPr>
        <w:t xml:space="preserve"> core (for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PASSIVE mode) or move across all cores, if so, does it improve </w:t>
      </w:r>
      <w:proofErr w:type="spellStart"/>
      <w:r>
        <w:rPr>
          <w:w w:val="110"/>
          <w:sz w:val="20"/>
          <w:szCs w:val="20"/>
        </w:rPr>
        <w:t>schedulability</w:t>
      </w:r>
      <w:proofErr w:type="spellEnd"/>
      <w:r>
        <w:rPr>
          <w:w w:val="110"/>
          <w:sz w:val="20"/>
          <w:szCs w:val="20"/>
        </w:rPr>
        <w:t>/security? How the desired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requirements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control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performance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can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be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satisfied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with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mode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changes?</w:t>
      </w:r>
    </w:p>
    <w:p w14:paraId="104725F2" w14:textId="77777777" w:rsidR="00F85719" w:rsidRDefault="00D251A0">
      <w:pPr>
        <w:pStyle w:val="ListParagraph"/>
        <w:numPr>
          <w:ilvl w:val="2"/>
          <w:numId w:val="8"/>
        </w:numPr>
        <w:tabs>
          <w:tab w:val="left" w:pos="855"/>
        </w:tabs>
        <w:kinsoku w:val="0"/>
        <w:overflowPunct w:val="0"/>
        <w:spacing w:before="0" w:line="268" w:lineRule="auto"/>
        <w:ind w:firstLine="298"/>
        <w:rPr>
          <w:w w:val="115"/>
          <w:sz w:val="20"/>
          <w:szCs w:val="20"/>
        </w:rPr>
      </w:pPr>
      <w:r>
        <w:rPr>
          <w:spacing w:val="-1"/>
          <w:w w:val="115"/>
          <w:sz w:val="20"/>
          <w:szCs w:val="20"/>
        </w:rPr>
        <w:t xml:space="preserve">How </w:t>
      </w:r>
      <w:r>
        <w:rPr>
          <w:w w:val="115"/>
          <w:sz w:val="20"/>
          <w:szCs w:val="20"/>
        </w:rPr>
        <w:t>the reactive security mechanisms (say PASSIVE-to-ACTIVE and vice-versa) will be</w:t>
      </w:r>
      <w:r>
        <w:rPr>
          <w:spacing w:val="1"/>
          <w:w w:val="11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implemented in practice in the RTOS/scheduler?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What is the scheduling/context switch overhead of the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mode</w:t>
      </w:r>
      <w:r>
        <w:rPr>
          <w:spacing w:val="-9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switch?</w:t>
      </w:r>
    </w:p>
    <w:p w14:paraId="14877A60" w14:textId="77777777" w:rsidR="00F85719" w:rsidRDefault="00D251A0">
      <w:pPr>
        <w:pStyle w:val="BodyText"/>
        <w:kinsoku w:val="0"/>
        <w:overflowPunct w:val="0"/>
        <w:spacing w:line="266" w:lineRule="auto"/>
        <w:ind w:left="119" w:right="117" w:firstLine="298"/>
        <w:jc w:val="both"/>
        <w:rPr>
          <w:w w:val="110"/>
        </w:rPr>
      </w:pPr>
      <w:r>
        <w:rPr>
          <w:w w:val="110"/>
        </w:rPr>
        <w:t>To</w:t>
      </w:r>
      <w:r>
        <w:rPr>
          <w:spacing w:val="52"/>
          <w:w w:val="110"/>
        </w:rPr>
        <w:t xml:space="preserve"> </w:t>
      </w:r>
      <w:r>
        <w:rPr>
          <w:w w:val="110"/>
        </w:rPr>
        <w:t>address</w:t>
      </w:r>
      <w:r>
        <w:rPr>
          <w:spacing w:val="52"/>
          <w:w w:val="110"/>
        </w:rPr>
        <w:t xml:space="preserve"> </w:t>
      </w:r>
      <w:r>
        <w:rPr>
          <w:w w:val="110"/>
        </w:rPr>
        <w:t>these</w:t>
      </w:r>
      <w:r>
        <w:rPr>
          <w:spacing w:val="52"/>
          <w:w w:val="110"/>
        </w:rPr>
        <w:t xml:space="preserve"> </w:t>
      </w:r>
      <w:r>
        <w:rPr>
          <w:w w:val="110"/>
        </w:rPr>
        <w:t>issues,</w:t>
      </w:r>
      <w:r>
        <w:rPr>
          <w:spacing w:val="13"/>
          <w:w w:val="110"/>
        </w:rPr>
        <w:t xml:space="preserve"> </w:t>
      </w:r>
      <w:r>
        <w:rPr>
          <w:w w:val="110"/>
        </w:rPr>
        <w:t>we</w:t>
      </w:r>
      <w:r>
        <w:rPr>
          <w:spacing w:val="53"/>
          <w:w w:val="110"/>
        </w:rPr>
        <w:t xml:space="preserve"> </w:t>
      </w:r>
      <w:r>
        <w:rPr>
          <w:w w:val="110"/>
        </w:rPr>
        <w:t>will</w:t>
      </w:r>
      <w:r>
        <w:rPr>
          <w:spacing w:val="52"/>
          <w:w w:val="110"/>
        </w:rPr>
        <w:t xml:space="preserve"> </w:t>
      </w:r>
      <w:r>
        <w:rPr>
          <w:i/>
          <w:iCs/>
          <w:w w:val="110"/>
        </w:rPr>
        <w:t>(a)</w:t>
      </w:r>
      <w:r>
        <w:rPr>
          <w:i/>
          <w:iCs/>
          <w:spacing w:val="52"/>
          <w:w w:val="110"/>
        </w:rPr>
        <w:t xml:space="preserve"> </w:t>
      </w:r>
      <w:r>
        <w:rPr>
          <w:w w:val="110"/>
        </w:rPr>
        <w:t>devise</w:t>
      </w:r>
      <w:r>
        <w:rPr>
          <w:spacing w:val="52"/>
          <w:w w:val="110"/>
        </w:rPr>
        <w:t xml:space="preserve"> </w:t>
      </w:r>
      <w:r>
        <w:rPr>
          <w:w w:val="110"/>
        </w:rPr>
        <w:t>design-time</w:t>
      </w:r>
      <w:r>
        <w:rPr>
          <w:spacing w:val="53"/>
          <w:w w:val="110"/>
        </w:rPr>
        <w:t xml:space="preserve"> </w:t>
      </w:r>
      <w:r>
        <w:rPr>
          <w:w w:val="110"/>
        </w:rPr>
        <w:t>analytical</w:t>
      </w:r>
      <w:r>
        <w:rPr>
          <w:spacing w:val="52"/>
          <w:w w:val="110"/>
        </w:rPr>
        <w:t xml:space="preserve"> </w:t>
      </w:r>
      <w:r>
        <w:rPr>
          <w:w w:val="110"/>
        </w:rPr>
        <w:t>models</w:t>
      </w:r>
      <w:r>
        <w:rPr>
          <w:spacing w:val="52"/>
          <w:w w:val="110"/>
        </w:rPr>
        <w:t xml:space="preserve"> </w:t>
      </w:r>
      <w:r>
        <w:rPr>
          <w:w w:val="110"/>
        </w:rPr>
        <w:t>to</w:t>
      </w:r>
      <w:r>
        <w:rPr>
          <w:spacing w:val="53"/>
          <w:w w:val="110"/>
        </w:rPr>
        <w:t xml:space="preserve"> </w:t>
      </w:r>
      <w:r>
        <w:rPr>
          <w:w w:val="110"/>
        </w:rPr>
        <w:t>ensure</w:t>
      </w:r>
      <w:r>
        <w:rPr>
          <w:spacing w:val="52"/>
          <w:w w:val="110"/>
        </w:rPr>
        <w:t xml:space="preserve"> </w:t>
      </w:r>
      <w:r>
        <w:rPr>
          <w:w w:val="110"/>
        </w:rPr>
        <w:t>that</w:t>
      </w:r>
      <w:r>
        <w:rPr>
          <w:spacing w:val="52"/>
          <w:w w:val="110"/>
        </w:rPr>
        <w:t xml:space="preserve"> </w:t>
      </w:r>
      <w:r>
        <w:rPr>
          <w:w w:val="110"/>
        </w:rPr>
        <w:t>timing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guarantees are met and </w:t>
      </w:r>
      <w:r>
        <w:rPr>
          <w:i/>
          <w:iCs/>
          <w:w w:val="110"/>
        </w:rPr>
        <w:t xml:space="preserve">(b) </w:t>
      </w:r>
      <w:r>
        <w:rPr>
          <w:w w:val="110"/>
        </w:rPr>
        <w:t>develop necessary APIs, libraries, and OS patches to deploy reactive security</w:t>
      </w:r>
      <w:r>
        <w:rPr>
          <w:spacing w:val="1"/>
          <w:w w:val="110"/>
        </w:rPr>
        <w:t xml:space="preserve"> </w:t>
      </w:r>
      <w:r>
        <w:rPr>
          <w:w w:val="110"/>
        </w:rPr>
        <w:t>protocols into commodity real-time kernels.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In particular, we</w:t>
      </w:r>
      <w:proofErr w:type="gramEnd"/>
      <w:r>
        <w:rPr>
          <w:w w:val="110"/>
        </w:rPr>
        <w:t xml:space="preserve"> will extend existing multi-mode real-time</w:t>
      </w:r>
      <w:r>
        <w:rPr>
          <w:spacing w:val="1"/>
          <w:w w:val="110"/>
        </w:rPr>
        <w:t xml:space="preserve"> </w:t>
      </w:r>
      <w:r>
        <w:rPr>
          <w:w w:val="110"/>
        </w:rPr>
        <w:t>scheduling techniques [79–81] with security requirements and explore various design alternatives that</w:t>
      </w:r>
      <w:r>
        <w:rPr>
          <w:spacing w:val="1"/>
          <w:w w:val="110"/>
        </w:rPr>
        <w:t xml:space="preserve"> </w:t>
      </w:r>
      <w:r>
        <w:rPr>
          <w:w w:val="110"/>
        </w:rPr>
        <w:t>mentioned above.</w:t>
      </w:r>
      <w:r>
        <w:rPr>
          <w:spacing w:val="1"/>
          <w:w w:val="110"/>
        </w:rPr>
        <w:t xml:space="preserve"> </w:t>
      </w:r>
      <w:r>
        <w:rPr>
          <w:w w:val="110"/>
        </w:rPr>
        <w:t>We will formulate period selection as a constrained optimization problem [82] and</w:t>
      </w:r>
      <w:r>
        <w:rPr>
          <w:spacing w:val="1"/>
          <w:w w:val="110"/>
        </w:rPr>
        <w:t xml:space="preserve"> </w:t>
      </w:r>
      <w:r>
        <w:rPr>
          <w:w w:val="110"/>
        </w:rPr>
        <w:t>explore existing tools such as geometric programming models [83] to solve them.</w:t>
      </w:r>
      <w:r>
        <w:rPr>
          <w:spacing w:val="1"/>
          <w:w w:val="110"/>
        </w:rPr>
        <w:t xml:space="preserve"> </w:t>
      </w:r>
      <w:r>
        <w:rPr>
          <w:w w:val="110"/>
        </w:rPr>
        <w:t>As mentioned earlier,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our</w:t>
      </w:r>
      <w:r>
        <w:rPr>
          <w:spacing w:val="-2"/>
          <w:w w:val="110"/>
        </w:rPr>
        <w:t xml:space="preserve"> </w:t>
      </w:r>
      <w:r>
        <w:rPr>
          <w:w w:val="110"/>
        </w:rPr>
        <w:t>proposed</w:t>
      </w:r>
      <w:r>
        <w:rPr>
          <w:spacing w:val="-2"/>
          <w:w w:val="110"/>
        </w:rPr>
        <w:t xml:space="preserve"> </w:t>
      </w:r>
      <w:r>
        <w:rPr>
          <w:w w:val="110"/>
        </w:rPr>
        <w:t>reactive</w:t>
      </w:r>
      <w:r>
        <w:rPr>
          <w:spacing w:val="-2"/>
          <w:w w:val="110"/>
        </w:rPr>
        <w:t xml:space="preserve"> </w:t>
      </w:r>
      <w:r>
        <w:rPr>
          <w:w w:val="110"/>
        </w:rPr>
        <w:t>monitoring</w:t>
      </w:r>
      <w:r>
        <w:rPr>
          <w:spacing w:val="-2"/>
          <w:w w:val="110"/>
        </w:rPr>
        <w:t xml:space="preserve"> </w:t>
      </w:r>
      <w:r>
        <w:rPr>
          <w:w w:val="110"/>
        </w:rPr>
        <w:t>framework</w:t>
      </w:r>
      <w:r>
        <w:rPr>
          <w:spacing w:val="-2"/>
          <w:w w:val="110"/>
        </w:rPr>
        <w:t xml:space="preserve"> </w:t>
      </w:r>
      <w:r>
        <w:rPr>
          <w:w w:val="110"/>
        </w:rPr>
        <w:t>also</w:t>
      </w:r>
      <w:r>
        <w:rPr>
          <w:spacing w:val="-2"/>
          <w:w w:val="110"/>
        </w:rPr>
        <w:t xml:space="preserve"> </w:t>
      </w:r>
      <w:r>
        <w:rPr>
          <w:w w:val="110"/>
        </w:rPr>
        <w:t>requires</w:t>
      </w:r>
      <w:r>
        <w:rPr>
          <w:spacing w:val="-3"/>
          <w:w w:val="110"/>
        </w:rPr>
        <w:t xml:space="preserve"> </w:t>
      </w:r>
      <w:r>
        <w:rPr>
          <w:w w:val="110"/>
        </w:rPr>
        <w:t>system-level</w:t>
      </w:r>
      <w:r>
        <w:rPr>
          <w:spacing w:val="-2"/>
          <w:w w:val="110"/>
        </w:rPr>
        <w:t xml:space="preserve"> </w:t>
      </w:r>
      <w:r>
        <w:rPr>
          <w:w w:val="110"/>
        </w:rPr>
        <w:t>modifications.</w:t>
      </w:r>
      <w:r>
        <w:rPr>
          <w:spacing w:val="-52"/>
          <w:w w:val="110"/>
        </w:rPr>
        <w:t xml:space="preserve"> </w:t>
      </w:r>
      <w:r>
        <w:rPr>
          <w:w w:val="110"/>
        </w:rPr>
        <w:t xml:space="preserve">For instance, the scheduler must </w:t>
      </w:r>
      <w:proofErr w:type="gramStart"/>
      <w:r>
        <w:rPr>
          <w:w w:val="110"/>
        </w:rPr>
        <w:t>supports</w:t>
      </w:r>
      <w:proofErr w:type="gramEnd"/>
      <w:r>
        <w:rPr>
          <w:w w:val="110"/>
        </w:rPr>
        <w:t xml:space="preserve"> dynamic mode changes (with bounded latency) when it receives</w:t>
      </w:r>
      <w:r>
        <w:rPr>
          <w:spacing w:val="-52"/>
          <w:w w:val="110"/>
        </w:rPr>
        <w:t xml:space="preserve"> </w:t>
      </w:r>
      <w:r>
        <w:rPr>
          <w:w w:val="110"/>
        </w:rPr>
        <w:t>signal from corresponding security tasks.</w:t>
      </w:r>
      <w:r>
        <w:rPr>
          <w:spacing w:val="1"/>
          <w:w w:val="110"/>
        </w:rPr>
        <w:t xml:space="preserve"> </w:t>
      </w:r>
      <w:r>
        <w:rPr>
          <w:w w:val="110"/>
        </w:rPr>
        <w:t>As part of our research, we will modify existing open-source</w:t>
      </w:r>
      <w:r>
        <w:rPr>
          <w:spacing w:val="1"/>
          <w:w w:val="110"/>
        </w:rPr>
        <w:t xml:space="preserve"> </w:t>
      </w:r>
      <w:r>
        <w:rPr>
          <w:w w:val="110"/>
        </w:rPr>
        <w:t>RTOS schedulers (RT_PREEMPT Linux [84] and LITMUS</w:t>
      </w:r>
      <w:r>
        <w:rPr>
          <w:w w:val="110"/>
          <w:position w:val="7"/>
          <w:sz w:val="15"/>
          <w:szCs w:val="15"/>
        </w:rPr>
        <w:t xml:space="preserve">RT </w:t>
      </w:r>
      <w:r>
        <w:rPr>
          <w:w w:val="110"/>
        </w:rPr>
        <w:t>[85]) and provide support for continuous</w:t>
      </w:r>
      <w:r>
        <w:rPr>
          <w:spacing w:val="1"/>
          <w:w w:val="110"/>
        </w:rPr>
        <w:t xml:space="preserve"> </w:t>
      </w:r>
      <w:r>
        <w:rPr>
          <w:w w:val="110"/>
        </w:rPr>
        <w:t>monitoring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dynamic</w:t>
      </w:r>
      <w:r>
        <w:rPr>
          <w:spacing w:val="-6"/>
          <w:w w:val="110"/>
        </w:rPr>
        <w:t xml:space="preserve"> </w:t>
      </w:r>
      <w:r>
        <w:rPr>
          <w:w w:val="110"/>
        </w:rPr>
        <w:t>mode</w:t>
      </w:r>
      <w:r>
        <w:rPr>
          <w:spacing w:val="-5"/>
          <w:w w:val="110"/>
        </w:rPr>
        <w:t xml:space="preserve"> </w:t>
      </w:r>
      <w:r>
        <w:rPr>
          <w:w w:val="110"/>
        </w:rPr>
        <w:t>changes.</w:t>
      </w:r>
    </w:p>
    <w:p w14:paraId="2C6E76F7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ind w:hanging="450"/>
        <w:rPr>
          <w:w w:val="105"/>
        </w:rPr>
      </w:pPr>
      <w:proofErr w:type="spellStart"/>
      <w:r>
        <w:rPr>
          <w:w w:val="105"/>
        </w:rPr>
        <w:t>Atomiticity</w:t>
      </w:r>
      <w:proofErr w:type="spellEnd"/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Task</w:t>
      </w:r>
      <w:r>
        <w:rPr>
          <w:spacing w:val="11"/>
          <w:w w:val="105"/>
        </w:rPr>
        <w:t xml:space="preserve"> </w:t>
      </w:r>
      <w:r>
        <w:rPr>
          <w:w w:val="105"/>
        </w:rPr>
        <w:t>Dependency</w:t>
      </w:r>
    </w:p>
    <w:p w14:paraId="24D69D27" w14:textId="77777777" w:rsidR="00F85719" w:rsidRDefault="00D251A0">
      <w:pPr>
        <w:pStyle w:val="BodyText"/>
        <w:kinsoku w:val="0"/>
        <w:overflowPunct w:val="0"/>
        <w:spacing w:before="46" w:line="268" w:lineRule="auto"/>
        <w:ind w:left="119" w:right="117" w:firstLine="298"/>
        <w:jc w:val="both"/>
        <w:rPr>
          <w:w w:val="110"/>
        </w:rPr>
      </w:pPr>
      <w:r>
        <w:rPr>
          <w:w w:val="110"/>
        </w:rPr>
        <w:t>Once</w:t>
      </w:r>
      <w:r>
        <w:rPr>
          <w:spacing w:val="-3"/>
          <w:w w:val="110"/>
        </w:rPr>
        <w:t xml:space="preserve"> </w:t>
      </w:r>
      <w:r>
        <w:rPr>
          <w:w w:val="110"/>
        </w:rPr>
        <w:t>we</w:t>
      </w:r>
      <w:r>
        <w:rPr>
          <w:spacing w:val="-3"/>
          <w:w w:val="110"/>
        </w:rPr>
        <w:t xml:space="preserve"> </w:t>
      </w:r>
      <w:r>
        <w:rPr>
          <w:w w:val="110"/>
        </w:rPr>
        <w:t>have</w:t>
      </w:r>
      <w:r>
        <w:rPr>
          <w:spacing w:val="-3"/>
          <w:w w:val="110"/>
        </w:rPr>
        <w:t xml:space="preserve"> </w:t>
      </w:r>
      <w:r>
        <w:rPr>
          <w:w w:val="110"/>
        </w:rPr>
        <w:t>developed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above</w:t>
      </w:r>
      <w:r>
        <w:rPr>
          <w:spacing w:val="-3"/>
          <w:w w:val="110"/>
        </w:rPr>
        <w:t xml:space="preserve"> </w:t>
      </w:r>
      <w:r>
        <w:rPr>
          <w:w w:val="110"/>
        </w:rPr>
        <w:t>reactive</w:t>
      </w:r>
      <w:r>
        <w:rPr>
          <w:spacing w:val="-3"/>
          <w:w w:val="110"/>
        </w:rPr>
        <w:t xml:space="preserve"> </w:t>
      </w:r>
      <w:r>
        <w:rPr>
          <w:w w:val="110"/>
        </w:rPr>
        <w:t>security</w:t>
      </w:r>
      <w:r>
        <w:rPr>
          <w:spacing w:val="-3"/>
          <w:w w:val="110"/>
        </w:rPr>
        <w:t xml:space="preserve"> </w:t>
      </w:r>
      <w:r>
        <w:rPr>
          <w:w w:val="110"/>
        </w:rPr>
        <w:t>mechanism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multicore</w:t>
      </w:r>
      <w:r>
        <w:rPr>
          <w:spacing w:val="-3"/>
          <w:w w:val="110"/>
        </w:rPr>
        <w:t xml:space="preserve"> </w:t>
      </w:r>
      <w:r>
        <w:rPr>
          <w:w w:val="110"/>
        </w:rPr>
        <w:t>RTS,</w:t>
      </w:r>
      <w:r>
        <w:rPr>
          <w:spacing w:val="-3"/>
          <w:w w:val="110"/>
        </w:rPr>
        <w:t xml:space="preserve"> </w:t>
      </w:r>
      <w:r>
        <w:rPr>
          <w:w w:val="110"/>
        </w:rPr>
        <w:t>we</w:t>
      </w:r>
      <w:r>
        <w:rPr>
          <w:spacing w:val="-3"/>
          <w:w w:val="110"/>
        </w:rPr>
        <w:t xml:space="preserve"> </w:t>
      </w:r>
      <w:r>
        <w:rPr>
          <w:w w:val="110"/>
        </w:rPr>
        <w:t>will</w:t>
      </w:r>
      <w:r>
        <w:rPr>
          <w:spacing w:val="-3"/>
          <w:w w:val="110"/>
        </w:rPr>
        <w:t xml:space="preserve"> </w:t>
      </w:r>
      <w:r>
        <w:rPr>
          <w:w w:val="110"/>
        </w:rPr>
        <w:t>extend</w:t>
      </w:r>
      <w:r>
        <w:rPr>
          <w:spacing w:val="-3"/>
          <w:w w:val="110"/>
        </w:rPr>
        <w:t xml:space="preserve"> </w:t>
      </w:r>
      <w:r>
        <w:rPr>
          <w:w w:val="110"/>
        </w:rPr>
        <w:t>our</w:t>
      </w:r>
      <w:r>
        <w:rPr>
          <w:spacing w:val="-52"/>
          <w:w w:val="110"/>
        </w:rPr>
        <w:t xml:space="preserve"> </w:t>
      </w:r>
      <w:r>
        <w:rPr>
          <w:w w:val="110"/>
        </w:rPr>
        <w:t>framework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</w:rPr>
        <w:t>(a)</w:t>
      </w:r>
      <w:r>
        <w:rPr>
          <w:i/>
          <w:iCs/>
          <w:spacing w:val="-8"/>
          <w:w w:val="110"/>
        </w:rPr>
        <w:t xml:space="preserve"> </w:t>
      </w:r>
      <w:r>
        <w:rPr>
          <w:w w:val="110"/>
        </w:rPr>
        <w:t>allow</w:t>
      </w:r>
      <w:r>
        <w:rPr>
          <w:spacing w:val="-8"/>
          <w:w w:val="110"/>
        </w:rPr>
        <w:t xml:space="preserve"> </w:t>
      </w:r>
      <w:r>
        <w:rPr>
          <w:w w:val="110"/>
        </w:rPr>
        <w:t>atomic</w:t>
      </w:r>
      <w:r>
        <w:rPr>
          <w:spacing w:val="-9"/>
          <w:w w:val="110"/>
        </w:rPr>
        <w:t xml:space="preserve"> </w:t>
      </w:r>
      <w:r>
        <w:rPr>
          <w:w w:val="110"/>
        </w:rPr>
        <w:t>(i.e.,</w:t>
      </w:r>
      <w:r>
        <w:rPr>
          <w:spacing w:val="-6"/>
          <w:w w:val="110"/>
        </w:rPr>
        <w:t xml:space="preserve"> </w:t>
      </w:r>
      <w:r>
        <w:rPr>
          <w:w w:val="110"/>
        </w:rPr>
        <w:t>non-preemptive)</w:t>
      </w:r>
      <w:r>
        <w:rPr>
          <w:spacing w:val="-8"/>
          <w:w w:val="110"/>
        </w:rPr>
        <w:t xml:space="preserve"> </w:t>
      </w:r>
      <w:r>
        <w:rPr>
          <w:w w:val="110"/>
        </w:rPr>
        <w:t>operations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</w:rPr>
        <w:t>(b)</w:t>
      </w:r>
      <w:r>
        <w:rPr>
          <w:i/>
          <w:iCs/>
          <w:spacing w:val="-8"/>
          <w:w w:val="110"/>
        </w:rPr>
        <w:t xml:space="preserve"> </w:t>
      </w:r>
      <w:r>
        <w:rPr>
          <w:w w:val="110"/>
        </w:rPr>
        <w:t>support</w:t>
      </w:r>
      <w:r>
        <w:rPr>
          <w:spacing w:val="-9"/>
          <w:w w:val="110"/>
        </w:rPr>
        <w:t xml:space="preserve"> </w:t>
      </w:r>
      <w:r>
        <w:rPr>
          <w:w w:val="110"/>
        </w:rPr>
        <w:t>inter-dependent</w:t>
      </w:r>
      <w:r>
        <w:rPr>
          <w:spacing w:val="-8"/>
          <w:w w:val="110"/>
        </w:rPr>
        <w:t xml:space="preserve"> </w:t>
      </w:r>
      <w:r>
        <w:rPr>
          <w:w w:val="110"/>
        </w:rPr>
        <w:t>execution.</w:t>
      </w:r>
      <w:r>
        <w:rPr>
          <w:spacing w:val="-52"/>
          <w:w w:val="110"/>
        </w:rPr>
        <w:t xml:space="preserve"> </w:t>
      </w:r>
      <w:r>
        <w:rPr>
          <w:w w:val="110"/>
        </w:rPr>
        <w:t>Security tasks so far have been treated as being independent and preemptive. Depending on the operation,</w:t>
      </w:r>
      <w:r>
        <w:rPr>
          <w:spacing w:val="-52"/>
          <w:w w:val="110"/>
        </w:rPr>
        <w:t xml:space="preserve"> </w:t>
      </w:r>
      <w:r>
        <w:rPr>
          <w:w w:val="105"/>
        </w:rPr>
        <w:t xml:space="preserve">some security tasks may need to be executed </w:t>
      </w:r>
      <w:r>
        <w:rPr>
          <w:i/>
          <w:iCs/>
          <w:w w:val="105"/>
        </w:rPr>
        <w:t xml:space="preserve">without preemption </w:t>
      </w:r>
      <w:r>
        <w:rPr>
          <w:w w:val="105"/>
        </w:rPr>
        <w:t>(atomic operation).  As an example, consider</w:t>
      </w:r>
      <w:r>
        <w:rPr>
          <w:spacing w:val="1"/>
          <w:w w:val="105"/>
        </w:rPr>
        <w:t xml:space="preserve"> </w:t>
      </w:r>
      <w:r>
        <w:rPr>
          <w:w w:val="110"/>
        </w:rPr>
        <w:t>a</w:t>
      </w:r>
      <w:r>
        <w:rPr>
          <w:spacing w:val="23"/>
          <w:w w:val="110"/>
        </w:rPr>
        <w:t xml:space="preserve"> </w:t>
      </w:r>
      <w:r>
        <w:rPr>
          <w:w w:val="110"/>
        </w:rPr>
        <w:t>security</w:t>
      </w:r>
      <w:r>
        <w:rPr>
          <w:spacing w:val="24"/>
          <w:w w:val="110"/>
        </w:rPr>
        <w:t xml:space="preserve"> </w:t>
      </w:r>
      <w:r>
        <w:rPr>
          <w:w w:val="110"/>
        </w:rPr>
        <w:t>task</w:t>
      </w:r>
      <w:r>
        <w:rPr>
          <w:spacing w:val="24"/>
          <w:w w:val="110"/>
        </w:rPr>
        <w:t xml:space="preserve"> </w:t>
      </w:r>
      <w:r>
        <w:rPr>
          <w:w w:val="110"/>
        </w:rPr>
        <w:t>that</w:t>
      </w:r>
      <w:r>
        <w:rPr>
          <w:spacing w:val="23"/>
          <w:w w:val="110"/>
        </w:rPr>
        <w:t xml:space="preserve"> </w:t>
      </w:r>
      <w:r>
        <w:rPr>
          <w:w w:val="110"/>
        </w:rPr>
        <w:t>scans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process</w:t>
      </w:r>
      <w:r>
        <w:rPr>
          <w:spacing w:val="24"/>
          <w:w w:val="110"/>
        </w:rPr>
        <w:t xml:space="preserve"> </w:t>
      </w:r>
      <w:r>
        <w:rPr>
          <w:w w:val="110"/>
        </w:rPr>
        <w:t>table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has</w:t>
      </w:r>
      <w:r>
        <w:rPr>
          <w:spacing w:val="24"/>
          <w:w w:val="110"/>
        </w:rPr>
        <w:t xml:space="preserve"> </w:t>
      </w:r>
      <w:r>
        <w:rPr>
          <w:w w:val="110"/>
        </w:rPr>
        <w:t>been</w:t>
      </w:r>
      <w:r>
        <w:rPr>
          <w:spacing w:val="24"/>
          <w:w w:val="110"/>
        </w:rPr>
        <w:t xml:space="preserve"> </w:t>
      </w:r>
      <w:r>
        <w:rPr>
          <w:w w:val="110"/>
        </w:rPr>
        <w:t>preempted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w w:val="110"/>
        </w:rPr>
        <w:t>middle</w:t>
      </w:r>
      <w:r>
        <w:rPr>
          <w:spacing w:val="24"/>
          <w:w w:val="110"/>
        </w:rPr>
        <w:t xml:space="preserve"> </w:t>
      </w:r>
      <w:r>
        <w:rPr>
          <w:w w:val="110"/>
        </w:rPr>
        <w:t>of</w:t>
      </w:r>
      <w:r>
        <w:rPr>
          <w:spacing w:val="23"/>
          <w:w w:val="110"/>
        </w:rPr>
        <w:t xml:space="preserve"> </w:t>
      </w:r>
      <w:r>
        <w:rPr>
          <w:w w:val="110"/>
        </w:rPr>
        <w:t>its</w:t>
      </w:r>
      <w:r>
        <w:rPr>
          <w:spacing w:val="24"/>
          <w:w w:val="110"/>
        </w:rPr>
        <w:t xml:space="preserve"> </w:t>
      </w:r>
      <w:r>
        <w:rPr>
          <w:w w:val="110"/>
        </w:rPr>
        <w:t>operation.</w:t>
      </w:r>
      <w:r>
        <w:rPr>
          <w:spacing w:val="33"/>
          <w:w w:val="110"/>
        </w:rPr>
        <w:t xml:space="preserve"> </w:t>
      </w:r>
      <w:r>
        <w:rPr>
          <w:w w:val="110"/>
        </w:rPr>
        <w:t>An</w:t>
      </w:r>
    </w:p>
    <w:p w14:paraId="58579637" w14:textId="77777777" w:rsidR="00F85719" w:rsidRDefault="00F85719">
      <w:pPr>
        <w:pStyle w:val="BodyText"/>
        <w:kinsoku w:val="0"/>
        <w:overflowPunct w:val="0"/>
        <w:spacing w:before="46" w:line="268" w:lineRule="auto"/>
        <w:ind w:left="119" w:right="117" w:firstLine="298"/>
        <w:jc w:val="both"/>
        <w:rPr>
          <w:w w:val="110"/>
        </w:rPr>
        <w:sectPr w:rsidR="00F85719">
          <w:footerReference w:type="default" r:id="rId85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332AACE6" w14:textId="77777777" w:rsidR="00F85719" w:rsidRDefault="00D251A0">
      <w:pPr>
        <w:pStyle w:val="BodyText"/>
        <w:kinsoku w:val="0"/>
        <w:overflowPunct w:val="0"/>
        <w:spacing w:before="72" w:line="268" w:lineRule="auto"/>
        <w:ind w:left="120" w:right="117"/>
        <w:jc w:val="both"/>
        <w:rPr>
          <w:w w:val="110"/>
        </w:rPr>
      </w:pPr>
      <w:r>
        <w:rPr>
          <w:w w:val="110"/>
        </w:rPr>
        <w:lastRenderedPageBreak/>
        <w:t>adversary may corrupt the process table entry that has already been scanned before the next scheduling</w:t>
      </w:r>
      <w:r>
        <w:rPr>
          <w:spacing w:val="1"/>
          <w:w w:val="110"/>
        </w:rPr>
        <w:t xml:space="preserve"> </w:t>
      </w:r>
      <w:r>
        <w:rPr>
          <w:w w:val="110"/>
        </w:rPr>
        <w:t>point of the security task. When the security task is rescheduled, it will start scanning from its last known</w:t>
      </w:r>
      <w:r>
        <w:rPr>
          <w:spacing w:val="1"/>
          <w:w w:val="110"/>
        </w:rPr>
        <w:t xml:space="preserve"> </w:t>
      </w:r>
      <w:r>
        <w:rPr>
          <w:w w:val="110"/>
        </w:rPr>
        <w:t>state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may</w:t>
      </w:r>
      <w:r>
        <w:rPr>
          <w:spacing w:val="26"/>
          <w:w w:val="110"/>
        </w:rPr>
        <w:t xml:space="preserve"> </w:t>
      </w:r>
      <w:r>
        <w:rPr>
          <w:w w:val="110"/>
        </w:rPr>
        <w:t>not</w:t>
      </w:r>
      <w:r>
        <w:rPr>
          <w:spacing w:val="25"/>
          <w:w w:val="110"/>
        </w:rPr>
        <w:t xml:space="preserve"> </w:t>
      </w:r>
      <w:r>
        <w:rPr>
          <w:w w:val="110"/>
        </w:rPr>
        <w:t>be</w:t>
      </w:r>
      <w:r>
        <w:rPr>
          <w:spacing w:val="25"/>
          <w:w w:val="110"/>
        </w:rPr>
        <w:t xml:space="preserve"> </w:t>
      </w:r>
      <w:r>
        <w:rPr>
          <w:w w:val="110"/>
        </w:rPr>
        <w:t>able</w:t>
      </w:r>
      <w:r>
        <w:rPr>
          <w:spacing w:val="26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detect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changes</w:t>
      </w:r>
      <w:r>
        <w:rPr>
          <w:spacing w:val="25"/>
          <w:w w:val="110"/>
        </w:rPr>
        <w:t xml:space="preserve"> </w:t>
      </w:r>
      <w:r>
        <w:rPr>
          <w:w w:val="110"/>
        </w:rPr>
        <w:t>in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5"/>
          <w:w w:val="110"/>
        </w:rPr>
        <w:t xml:space="preserve"> </w:t>
      </w:r>
      <w:r>
        <w:rPr>
          <w:w w:val="110"/>
        </w:rPr>
        <w:t>timely</w:t>
      </w:r>
      <w:r>
        <w:rPr>
          <w:spacing w:val="25"/>
          <w:w w:val="110"/>
        </w:rPr>
        <w:t xml:space="preserve"> </w:t>
      </w:r>
      <w:r>
        <w:rPr>
          <w:w w:val="110"/>
        </w:rPr>
        <w:t>manner.</w:t>
      </w:r>
      <w:r>
        <w:rPr>
          <w:spacing w:val="39"/>
          <w:w w:val="110"/>
        </w:rPr>
        <w:t xml:space="preserve"> </w:t>
      </w:r>
      <w:r>
        <w:rPr>
          <w:w w:val="110"/>
        </w:rPr>
        <w:t>One</w:t>
      </w:r>
      <w:r>
        <w:rPr>
          <w:spacing w:val="26"/>
          <w:w w:val="110"/>
        </w:rPr>
        <w:t xml:space="preserve"> </w:t>
      </w:r>
      <w:r>
        <w:rPr>
          <w:w w:val="110"/>
        </w:rPr>
        <w:t>way</w:t>
      </w:r>
      <w:r>
        <w:rPr>
          <w:spacing w:val="25"/>
          <w:w w:val="110"/>
        </w:rPr>
        <w:t xml:space="preserve"> </w:t>
      </w:r>
      <w:r>
        <w:rPr>
          <w:w w:val="110"/>
        </w:rPr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support</w:t>
      </w:r>
      <w:r>
        <w:rPr>
          <w:spacing w:val="26"/>
          <w:w w:val="110"/>
        </w:rPr>
        <w:t xml:space="preserve"> </w:t>
      </w:r>
      <w:r>
        <w:rPr>
          <w:w w:val="110"/>
        </w:rPr>
        <w:t>such</w:t>
      </w:r>
      <w:r>
        <w:rPr>
          <w:spacing w:val="25"/>
          <w:w w:val="110"/>
        </w:rPr>
        <w:t xml:space="preserve"> </w:t>
      </w:r>
      <w:r>
        <w:rPr>
          <w:w w:val="110"/>
        </w:rPr>
        <w:t>case</w:t>
      </w:r>
      <w:r>
        <w:rPr>
          <w:spacing w:val="26"/>
          <w:w w:val="110"/>
        </w:rPr>
        <w:t xml:space="preserve"> </w:t>
      </w:r>
      <w:r>
        <w:rPr>
          <w:w w:val="110"/>
        </w:rPr>
        <w:t>is</w:t>
      </w:r>
      <w:r>
        <w:rPr>
          <w:spacing w:val="-53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following:</w:t>
      </w:r>
      <w:r>
        <w:rPr>
          <w:spacing w:val="26"/>
          <w:w w:val="110"/>
        </w:rPr>
        <w:t xml:space="preserve"> </w:t>
      </w:r>
      <w:r>
        <w:rPr>
          <w:w w:val="110"/>
        </w:rPr>
        <w:t>when</w:t>
      </w:r>
      <w:r>
        <w:rPr>
          <w:spacing w:val="33"/>
          <w:w w:val="110"/>
        </w:rPr>
        <w:t xml:space="preserve"> </w:t>
      </w:r>
      <w:r>
        <w:rPr>
          <w:w w:val="110"/>
        </w:rPr>
        <w:t>any</w:t>
      </w:r>
      <w:r>
        <w:rPr>
          <w:spacing w:val="32"/>
          <w:w w:val="110"/>
        </w:rPr>
        <w:t xml:space="preserve"> </w:t>
      </w:r>
      <w:r>
        <w:rPr>
          <w:w w:val="110"/>
        </w:rPr>
        <w:t>security</w:t>
      </w:r>
      <w:r>
        <w:rPr>
          <w:spacing w:val="33"/>
          <w:w w:val="110"/>
        </w:rPr>
        <w:t xml:space="preserve"> </w:t>
      </w:r>
      <w:r>
        <w:rPr>
          <w:w w:val="110"/>
        </w:rPr>
        <w:t>task</w:t>
      </w:r>
      <w:r>
        <w:rPr>
          <w:spacing w:val="32"/>
          <w:w w:val="110"/>
        </w:rPr>
        <w:t xml:space="preserve"> </w:t>
      </w:r>
      <w:r>
        <w:rPr>
          <w:w w:val="110"/>
        </w:rPr>
        <w:t>needs</w:t>
      </w:r>
      <w:r>
        <w:rPr>
          <w:spacing w:val="33"/>
          <w:w w:val="110"/>
        </w:rPr>
        <w:t xml:space="preserve"> </w:t>
      </w:r>
      <w:r>
        <w:rPr>
          <w:w w:val="110"/>
        </w:rPr>
        <w:t>to</w:t>
      </w:r>
      <w:r>
        <w:rPr>
          <w:spacing w:val="32"/>
          <w:w w:val="110"/>
        </w:rPr>
        <w:t xml:space="preserve"> </w:t>
      </w:r>
      <w:r>
        <w:rPr>
          <w:w w:val="110"/>
        </w:rPr>
        <w:t>perform</w:t>
      </w:r>
      <w:r>
        <w:rPr>
          <w:spacing w:val="33"/>
          <w:w w:val="110"/>
        </w:rPr>
        <w:t xml:space="preserve"> </w:t>
      </w:r>
      <w:r>
        <w:rPr>
          <w:w w:val="110"/>
        </w:rPr>
        <w:t>special</w:t>
      </w:r>
      <w:r>
        <w:rPr>
          <w:spacing w:val="33"/>
          <w:w w:val="110"/>
        </w:rPr>
        <w:t xml:space="preserve"> </w:t>
      </w:r>
      <w:r>
        <w:rPr>
          <w:w w:val="110"/>
        </w:rPr>
        <w:t>atomic</w:t>
      </w:r>
      <w:r>
        <w:rPr>
          <w:spacing w:val="32"/>
          <w:w w:val="110"/>
        </w:rPr>
        <w:t xml:space="preserve"> </w:t>
      </w:r>
      <w:r>
        <w:rPr>
          <w:w w:val="110"/>
        </w:rPr>
        <w:t>operations,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priority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-53"/>
          <w:w w:val="110"/>
        </w:rPr>
        <w:t xml:space="preserve"> </w:t>
      </w:r>
      <w:r>
        <w:rPr>
          <w:w w:val="110"/>
        </w:rPr>
        <w:t>tasks</w:t>
      </w:r>
      <w:r>
        <w:rPr>
          <w:spacing w:val="21"/>
          <w:w w:val="110"/>
        </w:rPr>
        <w:t xml:space="preserve"> </w:t>
      </w:r>
      <w:r>
        <w:rPr>
          <w:w w:val="110"/>
        </w:rPr>
        <w:t>can</w:t>
      </w:r>
      <w:r>
        <w:rPr>
          <w:spacing w:val="21"/>
          <w:w w:val="110"/>
        </w:rPr>
        <w:t xml:space="preserve"> </w:t>
      </w:r>
      <w:r>
        <w:rPr>
          <w:w w:val="110"/>
        </w:rPr>
        <w:t>be</w:t>
      </w:r>
      <w:r>
        <w:rPr>
          <w:spacing w:val="21"/>
          <w:w w:val="110"/>
        </w:rPr>
        <w:t xml:space="preserve"> </w:t>
      </w:r>
      <w:r>
        <w:rPr>
          <w:w w:val="110"/>
        </w:rPr>
        <w:t>increased</w:t>
      </w:r>
      <w:r>
        <w:rPr>
          <w:spacing w:val="21"/>
          <w:w w:val="110"/>
        </w:rPr>
        <w:t xml:space="preserve"> </w:t>
      </w:r>
      <w:r>
        <w:rPr>
          <w:w w:val="110"/>
        </w:rPr>
        <w:t>to</w:t>
      </w:r>
      <w:r>
        <w:rPr>
          <w:spacing w:val="22"/>
          <w:w w:val="110"/>
        </w:rPr>
        <w:t xml:space="preserve"> </w:t>
      </w:r>
      <w:r>
        <w:rPr>
          <w:w w:val="110"/>
        </w:rPr>
        <w:t>one</w:t>
      </w:r>
      <w:r>
        <w:rPr>
          <w:spacing w:val="20"/>
          <w:w w:val="110"/>
        </w:rPr>
        <w:t xml:space="preserve"> </w:t>
      </w:r>
      <w:r>
        <w:rPr>
          <w:w w:val="110"/>
        </w:rPr>
        <w:t>that</w:t>
      </w:r>
      <w:r>
        <w:rPr>
          <w:spacing w:val="22"/>
          <w:w w:val="110"/>
        </w:rPr>
        <w:t xml:space="preserve"> </w:t>
      </w:r>
      <w:r>
        <w:rPr>
          <w:w w:val="110"/>
        </w:rPr>
        <w:t>is</w:t>
      </w:r>
      <w:r>
        <w:rPr>
          <w:spacing w:val="21"/>
          <w:w w:val="110"/>
        </w:rPr>
        <w:t xml:space="preserve"> </w:t>
      </w:r>
      <w:r>
        <w:rPr>
          <w:w w:val="110"/>
        </w:rPr>
        <w:t>strictly</w:t>
      </w:r>
      <w:r>
        <w:rPr>
          <w:spacing w:val="21"/>
          <w:w w:val="110"/>
        </w:rPr>
        <w:t xml:space="preserve"> </w:t>
      </w:r>
      <w:r>
        <w:rPr>
          <w:w w:val="110"/>
        </w:rPr>
        <w:t>higher</w:t>
      </w:r>
      <w:r>
        <w:rPr>
          <w:spacing w:val="21"/>
          <w:w w:val="110"/>
        </w:rPr>
        <w:t xml:space="preserve"> </w:t>
      </w:r>
      <w:r>
        <w:rPr>
          <w:w w:val="110"/>
        </w:rPr>
        <w:t>than</w:t>
      </w:r>
      <w:r>
        <w:rPr>
          <w:spacing w:val="22"/>
          <w:w w:val="110"/>
        </w:rPr>
        <w:t xml:space="preserve"> </w:t>
      </w:r>
      <w:r>
        <w:rPr>
          <w:w w:val="110"/>
        </w:rPr>
        <w:t>all</w:t>
      </w:r>
      <w:r>
        <w:rPr>
          <w:spacing w:val="20"/>
          <w:w w:val="110"/>
        </w:rPr>
        <w:t xml:space="preserve"> </w:t>
      </w:r>
      <w:r>
        <w:rPr>
          <w:w w:val="110"/>
        </w:rPr>
        <w:t>(or</w:t>
      </w:r>
      <w:r>
        <w:rPr>
          <w:spacing w:val="22"/>
          <w:w w:val="110"/>
        </w:rPr>
        <w:t xml:space="preserve"> </w:t>
      </w:r>
      <w:r>
        <w:rPr>
          <w:w w:val="110"/>
        </w:rPr>
        <w:t>some)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real-time</w:t>
      </w:r>
      <w:r>
        <w:rPr>
          <w:spacing w:val="21"/>
          <w:w w:val="110"/>
        </w:rPr>
        <w:t xml:space="preserve"> </w:t>
      </w:r>
      <w:r>
        <w:rPr>
          <w:w w:val="110"/>
        </w:rPr>
        <w:t>tasks,</w:t>
      </w:r>
      <w:r>
        <w:rPr>
          <w:spacing w:val="26"/>
          <w:w w:val="110"/>
        </w:rPr>
        <w:t xml:space="preserve"> </w:t>
      </w:r>
      <w:r>
        <w:rPr>
          <w:w w:val="110"/>
        </w:rPr>
        <w:t>depending</w:t>
      </w:r>
      <w:r>
        <w:rPr>
          <w:spacing w:val="-52"/>
          <w:w w:val="110"/>
        </w:rPr>
        <w:t xml:space="preserve"> </w:t>
      </w:r>
      <w:r>
        <w:rPr>
          <w:w w:val="110"/>
        </w:rPr>
        <w:t>on the requirements of the checking event.</w:t>
      </w:r>
      <w:r>
        <w:rPr>
          <w:spacing w:val="1"/>
          <w:w w:val="110"/>
        </w:rPr>
        <w:t xml:space="preserve"> </w:t>
      </w:r>
      <w:r>
        <w:rPr>
          <w:w w:val="110"/>
        </w:rPr>
        <w:t>Such atomic operations (using priority inversions), however,</w:t>
      </w:r>
      <w:r>
        <w:rPr>
          <w:spacing w:val="1"/>
          <w:w w:val="110"/>
        </w:rPr>
        <w:t xml:space="preserve"> </w:t>
      </w:r>
      <w:r>
        <w:rPr>
          <w:w w:val="110"/>
        </w:rPr>
        <w:t>may compromise the timing constraints of some (or all!)</w:t>
      </w:r>
      <w:r>
        <w:rPr>
          <w:spacing w:val="1"/>
          <w:w w:val="110"/>
        </w:rPr>
        <w:t xml:space="preserve"> </w:t>
      </w:r>
      <w:r>
        <w:rPr>
          <w:w w:val="110"/>
        </w:rPr>
        <w:t>of the real-time tasks.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Hence, </w:t>
      </w:r>
      <w:proofErr w:type="spellStart"/>
      <w:r>
        <w:rPr>
          <w:w w:val="110"/>
        </w:rPr>
        <w:t>schedulability</w:t>
      </w:r>
      <w:proofErr w:type="spellEnd"/>
      <w:r>
        <w:rPr>
          <w:spacing w:val="1"/>
          <w:w w:val="110"/>
        </w:rPr>
        <w:t xml:space="preserve"> </w:t>
      </w:r>
      <w:r>
        <w:rPr>
          <w:w w:val="110"/>
        </w:rPr>
        <w:t>analysis needs to consider this. Besides, the scheduling policy should identify which real-time or security</w:t>
      </w:r>
      <w:r>
        <w:rPr>
          <w:spacing w:val="1"/>
          <w:w w:val="110"/>
        </w:rPr>
        <w:t xml:space="preserve"> </w:t>
      </w:r>
      <w:r>
        <w:rPr>
          <w:w w:val="110"/>
        </w:rPr>
        <w:t>tasks can be dropped (or perhaps reschedule to other cores) to provide better trade-off between real-time</w:t>
      </w:r>
      <w:r>
        <w:rPr>
          <w:spacing w:val="1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security</w:t>
      </w:r>
      <w:r>
        <w:rPr>
          <w:spacing w:val="-6"/>
          <w:w w:val="110"/>
        </w:rPr>
        <w:t xml:space="preserve"> </w:t>
      </w:r>
      <w:r>
        <w:rPr>
          <w:w w:val="110"/>
        </w:rPr>
        <w:t>defense.</w:t>
      </w:r>
    </w:p>
    <w:p w14:paraId="0737C322" w14:textId="77777777" w:rsidR="00F85719" w:rsidRDefault="00D251A0">
      <w:pPr>
        <w:pStyle w:val="BodyText"/>
        <w:kinsoku w:val="0"/>
        <w:overflowPunct w:val="0"/>
        <w:spacing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Further, security tasks may have dependencies where one task depends on the output from one or more</w:t>
      </w:r>
      <w:r>
        <w:rPr>
          <w:spacing w:val="-52"/>
          <w:w w:val="110"/>
        </w:rPr>
        <w:t xml:space="preserve"> </w:t>
      </w:r>
      <w:r>
        <w:rPr>
          <w:w w:val="105"/>
        </w:rPr>
        <w:t xml:space="preserve">other tasks (i.e., they may need to follow certain </w:t>
      </w:r>
      <w:r>
        <w:rPr>
          <w:i/>
          <w:iCs/>
          <w:w w:val="105"/>
        </w:rPr>
        <w:t>precedence constraints</w:t>
      </w:r>
      <w:r>
        <w:rPr>
          <w:w w:val="105"/>
        </w:rPr>
        <w:t>). For example, an anomaly detection</w:t>
      </w:r>
      <w:r>
        <w:rPr>
          <w:spacing w:val="1"/>
          <w:w w:val="105"/>
        </w:rPr>
        <w:t xml:space="preserve"> </w:t>
      </w:r>
      <w:r>
        <w:rPr>
          <w:w w:val="110"/>
        </w:rPr>
        <w:t>task may depend on the outputs of multiple scanning tasks.</w:t>
      </w:r>
      <w:r>
        <w:rPr>
          <w:spacing w:val="1"/>
          <w:w w:val="110"/>
        </w:rPr>
        <w:t xml:space="preserve"> </w:t>
      </w:r>
      <w:r>
        <w:rPr>
          <w:w w:val="110"/>
        </w:rPr>
        <w:t>In such cases we may not independently</w:t>
      </w:r>
      <w:r>
        <w:rPr>
          <w:spacing w:val="1"/>
          <w:w w:val="110"/>
        </w:rPr>
        <w:t xml:space="preserve"> </w:t>
      </w:r>
      <w:r>
        <w:rPr>
          <w:w w:val="110"/>
        </w:rPr>
        <w:t>execute the security tasks in parallel into multiple cores.</w:t>
      </w:r>
      <w:r>
        <w:rPr>
          <w:spacing w:val="1"/>
          <w:w w:val="110"/>
        </w:rPr>
        <w:t xml:space="preserve"> </w:t>
      </w:r>
      <w:r>
        <w:rPr>
          <w:w w:val="110"/>
        </w:rPr>
        <w:t>To address this, we will use a directed acyclic</w:t>
      </w:r>
      <w:r>
        <w:rPr>
          <w:spacing w:val="1"/>
          <w:w w:val="110"/>
        </w:rPr>
        <w:t xml:space="preserve"> </w:t>
      </w:r>
      <w:r>
        <w:rPr>
          <w:w w:val="110"/>
        </w:rPr>
        <w:t>graph</w:t>
      </w:r>
      <w:r>
        <w:rPr>
          <w:spacing w:val="-10"/>
          <w:w w:val="110"/>
        </w:rPr>
        <w:t xml:space="preserve"> </w:t>
      </w:r>
      <w:r>
        <w:rPr>
          <w:w w:val="110"/>
        </w:rPr>
        <w:t>(DAG)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capture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dependencies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constraints</w:t>
      </w:r>
      <w:r>
        <w:rPr>
          <w:spacing w:val="-10"/>
          <w:w w:val="110"/>
        </w:rPr>
        <w:t xml:space="preserve"> </w:t>
      </w:r>
      <w:r>
        <w:rPr>
          <w:w w:val="110"/>
        </w:rPr>
        <w:t>among</w:t>
      </w:r>
      <w:r>
        <w:rPr>
          <w:spacing w:val="-9"/>
          <w:w w:val="110"/>
        </w:rPr>
        <w:t xml:space="preserve"> </w:t>
      </w:r>
      <w:r>
        <w:rPr>
          <w:w w:val="110"/>
        </w:rPr>
        <w:t>security</w:t>
      </w:r>
      <w:r>
        <w:rPr>
          <w:spacing w:val="-10"/>
          <w:w w:val="110"/>
        </w:rPr>
        <w:t xml:space="preserve"> </w:t>
      </w:r>
      <w:r>
        <w:rPr>
          <w:w w:val="110"/>
        </w:rPr>
        <w:t>tasks.</w:t>
      </w:r>
      <w:r>
        <w:rPr>
          <w:spacing w:val="13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10"/>
          <w:w w:val="110"/>
        </w:rPr>
        <w:t xml:space="preserve"> </w:t>
      </w:r>
      <w:r>
        <w:rPr>
          <w:w w:val="110"/>
        </w:rPr>
        <w:t>case,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“tightness”</w:t>
      </w:r>
      <w:r>
        <w:rPr>
          <w:spacing w:val="-53"/>
          <w:w w:val="110"/>
        </w:rPr>
        <w:t xml:space="preserve"> </w:t>
      </w:r>
      <w:r>
        <w:rPr>
          <w:w w:val="105"/>
        </w:rPr>
        <w:t>metric used in our earlier work [34–37] (see Section 3) may no longer be a reasonable metric. We will include</w:t>
      </w:r>
      <w:r>
        <w:rPr>
          <w:spacing w:val="1"/>
          <w:w w:val="105"/>
        </w:rPr>
        <w:t xml:space="preserve"> </w:t>
      </w:r>
      <w:r>
        <w:rPr>
          <w:w w:val="110"/>
        </w:rPr>
        <w:t>the constraints to ensure that the entire DAG is executed often and study what metrics can better capture</w:t>
      </w:r>
      <w:r>
        <w:rPr>
          <w:spacing w:val="1"/>
          <w:w w:val="110"/>
        </w:rPr>
        <w:t xml:space="preserve"> </w:t>
      </w:r>
      <w:r>
        <w:rPr>
          <w:w w:val="110"/>
        </w:rPr>
        <w:t>security</w:t>
      </w:r>
      <w:r>
        <w:rPr>
          <w:spacing w:val="-6"/>
          <w:w w:val="110"/>
        </w:rPr>
        <w:t xml:space="preserve"> </w:t>
      </w:r>
      <w:r>
        <w:rPr>
          <w:w w:val="110"/>
        </w:rPr>
        <w:t>dependency</w:t>
      </w:r>
      <w:r>
        <w:rPr>
          <w:spacing w:val="-6"/>
          <w:w w:val="110"/>
        </w:rPr>
        <w:t xml:space="preserve"> </w:t>
      </w:r>
      <w:r>
        <w:rPr>
          <w:w w:val="110"/>
        </w:rPr>
        <w:t>requirements.</w:t>
      </w:r>
    </w:p>
    <w:p w14:paraId="01459F16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spacing w:before="81"/>
        <w:rPr>
          <w:w w:val="105"/>
        </w:rPr>
      </w:pPr>
      <w:r>
        <w:rPr>
          <w:w w:val="105"/>
        </w:rPr>
        <w:t>Security</w:t>
      </w:r>
      <w:r>
        <w:rPr>
          <w:spacing w:val="-4"/>
          <w:w w:val="105"/>
        </w:rPr>
        <w:t xml:space="preserve"> </w:t>
      </w:r>
      <w:r>
        <w:rPr>
          <w:w w:val="105"/>
        </w:rPr>
        <w:t>Metrics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3"/>
          <w:w w:val="105"/>
        </w:rPr>
        <w:t xml:space="preserve"> </w:t>
      </w:r>
      <w:r>
        <w:rPr>
          <w:w w:val="105"/>
        </w:rPr>
        <w:t>Evaluation</w:t>
      </w:r>
    </w:p>
    <w:p w14:paraId="66F4B727" w14:textId="77777777" w:rsidR="00F85719" w:rsidRDefault="00D251A0">
      <w:pPr>
        <w:pStyle w:val="BodyText"/>
        <w:kinsoku w:val="0"/>
        <w:overflowPunct w:val="0"/>
        <w:spacing w:before="47" w:line="268" w:lineRule="auto"/>
        <w:ind w:left="120" w:right="117" w:firstLine="298"/>
        <w:jc w:val="both"/>
        <w:rPr>
          <w:w w:val="110"/>
        </w:rPr>
      </w:pPr>
      <w:r>
        <w:rPr>
          <w:w w:val="105"/>
        </w:rPr>
        <w:t xml:space="preserve">In preliminary work [34–37] we tested </w:t>
      </w:r>
      <w:r>
        <w:rPr>
          <w:i/>
          <w:iCs/>
          <w:w w:val="105"/>
        </w:rPr>
        <w:t xml:space="preserve">time-to-detect an intrusion </w:t>
      </w:r>
      <w:r>
        <w:rPr>
          <w:w w:val="105"/>
        </w:rPr>
        <w:t>as a performance metric to observe how</w:t>
      </w:r>
      <w:r>
        <w:rPr>
          <w:spacing w:val="1"/>
          <w:w w:val="105"/>
        </w:rPr>
        <w:t xml:space="preserve"> </w:t>
      </w:r>
      <w:r>
        <w:rPr>
          <w:w w:val="110"/>
        </w:rPr>
        <w:t>well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security</w:t>
      </w:r>
      <w:r>
        <w:rPr>
          <w:spacing w:val="25"/>
          <w:w w:val="110"/>
        </w:rPr>
        <w:t xml:space="preserve"> </w:t>
      </w:r>
      <w:r>
        <w:rPr>
          <w:w w:val="110"/>
        </w:rPr>
        <w:t>tasks</w:t>
      </w:r>
      <w:r>
        <w:rPr>
          <w:spacing w:val="24"/>
          <w:w w:val="110"/>
        </w:rPr>
        <w:t xml:space="preserve"> </w:t>
      </w:r>
      <w:r>
        <w:rPr>
          <w:w w:val="110"/>
        </w:rPr>
        <w:t>can</w:t>
      </w:r>
      <w:r>
        <w:rPr>
          <w:spacing w:val="25"/>
          <w:w w:val="110"/>
        </w:rPr>
        <w:t xml:space="preserve"> </w:t>
      </w:r>
      <w:r>
        <w:rPr>
          <w:w w:val="110"/>
        </w:rPr>
        <w:t>perform</w:t>
      </w:r>
      <w:r>
        <w:rPr>
          <w:spacing w:val="25"/>
          <w:w w:val="110"/>
        </w:rPr>
        <w:t xml:space="preserve"> </w:t>
      </w:r>
      <w:r>
        <w:rPr>
          <w:w w:val="110"/>
        </w:rPr>
        <w:t>desired</w:t>
      </w:r>
      <w:r>
        <w:rPr>
          <w:spacing w:val="25"/>
          <w:w w:val="110"/>
        </w:rPr>
        <w:t xml:space="preserve"> </w:t>
      </w:r>
      <w:r>
        <w:rPr>
          <w:w w:val="110"/>
        </w:rPr>
        <w:t>monitoring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5"/>
          <w:w w:val="110"/>
        </w:rPr>
        <w:t xml:space="preserve"> </w:t>
      </w:r>
      <w:r>
        <w:rPr>
          <w:w w:val="110"/>
        </w:rPr>
        <w:t>detection</w:t>
      </w:r>
      <w:r>
        <w:rPr>
          <w:spacing w:val="25"/>
          <w:w w:val="110"/>
        </w:rPr>
        <w:t xml:space="preserve"> </w:t>
      </w:r>
      <w:r>
        <w:rPr>
          <w:w w:val="110"/>
        </w:rPr>
        <w:t>after</w:t>
      </w:r>
      <w:r>
        <w:rPr>
          <w:spacing w:val="24"/>
          <w:w w:val="110"/>
        </w:rPr>
        <w:t xml:space="preserve"> </w:t>
      </w:r>
      <w:r>
        <w:rPr>
          <w:w w:val="110"/>
        </w:rPr>
        <w:t>period</w:t>
      </w:r>
      <w:r>
        <w:rPr>
          <w:spacing w:val="25"/>
          <w:w w:val="110"/>
        </w:rPr>
        <w:t xml:space="preserve"> </w:t>
      </w:r>
      <w:r>
        <w:rPr>
          <w:w w:val="110"/>
        </w:rPr>
        <w:t>adaptation.</w:t>
      </w:r>
      <w:r>
        <w:rPr>
          <w:spacing w:val="32"/>
          <w:w w:val="110"/>
        </w:rPr>
        <w:t xml:space="preserve"> </w:t>
      </w:r>
      <w:r>
        <w:rPr>
          <w:w w:val="110"/>
        </w:rPr>
        <w:t>But</w:t>
      </w:r>
      <w:r>
        <w:rPr>
          <w:spacing w:val="25"/>
          <w:w w:val="110"/>
        </w:rPr>
        <w:t xml:space="preserve"> </w:t>
      </w:r>
      <w:r>
        <w:rPr>
          <w:w w:val="110"/>
        </w:rPr>
        <w:t>how</w:t>
      </w:r>
      <w:r>
        <w:rPr>
          <w:spacing w:val="-53"/>
          <w:w w:val="110"/>
        </w:rPr>
        <w:t xml:space="preserve"> </w:t>
      </w:r>
      <w:r>
        <w:rPr>
          <w:w w:val="110"/>
        </w:rPr>
        <w:t>do we know that this trade-off framework works well in practice?</w:t>
      </w:r>
      <w:r>
        <w:rPr>
          <w:spacing w:val="1"/>
          <w:w w:val="110"/>
        </w:rPr>
        <w:t xml:space="preserve"> </w:t>
      </w:r>
      <w:r>
        <w:rPr>
          <w:w w:val="110"/>
        </w:rPr>
        <w:t>How do we know what the efficient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design choices (say core-to-task assign strategy)? What are the </w:t>
      </w:r>
      <w:r>
        <w:rPr>
          <w:i/>
          <w:iCs/>
          <w:w w:val="110"/>
        </w:rPr>
        <w:t xml:space="preserve">right metrics </w:t>
      </w:r>
      <w:r>
        <w:rPr>
          <w:w w:val="110"/>
        </w:rPr>
        <w:t>to measure the performance</w:t>
      </w:r>
      <w:r>
        <w:rPr>
          <w:spacing w:val="1"/>
          <w:w w:val="110"/>
        </w:rPr>
        <w:t xml:space="preserve"> </w:t>
      </w:r>
      <w:r>
        <w:rPr>
          <w:w w:val="110"/>
        </w:rPr>
        <w:t>of the multicore system?</w:t>
      </w:r>
      <w:r>
        <w:rPr>
          <w:spacing w:val="1"/>
          <w:w w:val="110"/>
        </w:rPr>
        <w:t xml:space="preserve"> </w:t>
      </w:r>
      <w:r>
        <w:rPr>
          <w:w w:val="110"/>
        </w:rPr>
        <w:t>We need a way to measure the system performance and a methodical way of</w:t>
      </w:r>
      <w:r>
        <w:rPr>
          <w:spacing w:val="1"/>
          <w:w w:val="110"/>
        </w:rPr>
        <w:t xml:space="preserve"> </w:t>
      </w:r>
      <w:r>
        <w:rPr>
          <w:w w:val="110"/>
        </w:rPr>
        <w:t>exploring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design-space.</w:t>
      </w:r>
      <w:r>
        <w:rPr>
          <w:spacing w:val="1"/>
          <w:w w:val="110"/>
        </w:rPr>
        <w:t xml:space="preserve"> </w:t>
      </w:r>
      <w:r>
        <w:rPr>
          <w:w w:val="110"/>
        </w:rPr>
        <w:t>While</w:t>
      </w:r>
      <w:r>
        <w:rPr>
          <w:spacing w:val="-11"/>
          <w:w w:val="110"/>
        </w:rPr>
        <w:t xml:space="preserve"> </w:t>
      </w:r>
      <w:r>
        <w:rPr>
          <w:i/>
          <w:iCs/>
          <w:w w:val="110"/>
        </w:rPr>
        <w:t>time-to-detect</w:t>
      </w:r>
      <w:r>
        <w:rPr>
          <w:i/>
          <w:iCs/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useful</w:t>
      </w:r>
      <w:r>
        <w:rPr>
          <w:spacing w:val="-12"/>
          <w:w w:val="110"/>
        </w:rPr>
        <w:t xml:space="preserve"> </w:t>
      </w:r>
      <w:r>
        <w:rPr>
          <w:w w:val="110"/>
        </w:rPr>
        <w:t>metric,</w:t>
      </w:r>
      <w:r>
        <w:rPr>
          <w:spacing w:val="-11"/>
          <w:w w:val="110"/>
        </w:rPr>
        <w:t xml:space="preserve"> </w:t>
      </w:r>
      <w:r>
        <w:rPr>
          <w:w w:val="110"/>
        </w:rPr>
        <w:t>it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hard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quantify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comprehensive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way as it depends on </w:t>
      </w:r>
      <w:proofErr w:type="gramStart"/>
      <w:r>
        <w:rPr>
          <w:w w:val="110"/>
        </w:rPr>
        <w:t>a number of</w:t>
      </w:r>
      <w:proofErr w:type="gramEnd"/>
      <w:r>
        <w:rPr>
          <w:w w:val="110"/>
        </w:rPr>
        <w:t xml:space="preserve"> factors (such as the efficacy of monitoring tasks, the kind of intrusion)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lagging</w:t>
      </w:r>
      <w:r>
        <w:rPr>
          <w:spacing w:val="-5"/>
          <w:w w:val="110"/>
        </w:rPr>
        <w:t xml:space="preserve"> </w:t>
      </w:r>
      <w:r>
        <w:rPr>
          <w:w w:val="110"/>
        </w:rPr>
        <w:t>metric.</w:t>
      </w:r>
      <w:r>
        <w:rPr>
          <w:spacing w:val="12"/>
          <w:w w:val="110"/>
        </w:rPr>
        <w:t xml:space="preserve"> </w:t>
      </w:r>
      <w:r>
        <w:rPr>
          <w:w w:val="110"/>
        </w:rPr>
        <w:t>Apart</w:t>
      </w:r>
      <w:r>
        <w:rPr>
          <w:spacing w:val="-5"/>
          <w:w w:val="110"/>
        </w:rPr>
        <w:t xml:space="preserve"> </w:t>
      </w:r>
      <w:r>
        <w:rPr>
          <w:w w:val="110"/>
        </w:rPr>
        <w:t>from</w:t>
      </w:r>
      <w:r>
        <w:rPr>
          <w:spacing w:val="-5"/>
          <w:w w:val="110"/>
        </w:rPr>
        <w:t xml:space="preserve"> </w:t>
      </w:r>
      <w:r>
        <w:rPr>
          <w:w w:val="110"/>
        </w:rPr>
        <w:t>security</w:t>
      </w:r>
      <w:r>
        <w:rPr>
          <w:spacing w:val="-5"/>
          <w:w w:val="110"/>
        </w:rPr>
        <w:t xml:space="preserve"> </w:t>
      </w:r>
      <w:r>
        <w:rPr>
          <w:w w:val="110"/>
        </w:rPr>
        <w:t>metrics,</w:t>
      </w:r>
      <w:r>
        <w:rPr>
          <w:spacing w:val="-4"/>
          <w:w w:val="110"/>
        </w:rPr>
        <w:t xml:space="preserve"> </w:t>
      </w:r>
      <w:r>
        <w:rPr>
          <w:w w:val="110"/>
        </w:rPr>
        <w:t>it</w:t>
      </w:r>
      <w:r>
        <w:rPr>
          <w:spacing w:val="-5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also</w:t>
      </w:r>
      <w:r>
        <w:rPr>
          <w:spacing w:val="-5"/>
          <w:w w:val="110"/>
        </w:rPr>
        <w:t xml:space="preserve"> </w:t>
      </w:r>
      <w:r>
        <w:rPr>
          <w:w w:val="110"/>
        </w:rPr>
        <w:t>necessary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understand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impact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adding</w:t>
      </w:r>
      <w:r>
        <w:rPr>
          <w:spacing w:val="-53"/>
          <w:w w:val="110"/>
        </w:rPr>
        <w:t xml:space="preserve"> </w:t>
      </w:r>
      <w:r>
        <w:rPr>
          <w:w w:val="110"/>
        </w:rPr>
        <w:t>security on real-time timing properties to verify that the system functionality has not been impaired. For</w:t>
      </w:r>
      <w:r>
        <w:rPr>
          <w:spacing w:val="1"/>
          <w:w w:val="110"/>
        </w:rPr>
        <w:t xml:space="preserve"> </w:t>
      </w:r>
      <w:r>
        <w:rPr>
          <w:w w:val="110"/>
        </w:rPr>
        <w:t>instance,</w:t>
      </w:r>
      <w:r>
        <w:rPr>
          <w:spacing w:val="-4"/>
          <w:w w:val="110"/>
        </w:rPr>
        <w:t xml:space="preserve"> </w:t>
      </w:r>
      <w:r>
        <w:rPr>
          <w:w w:val="110"/>
        </w:rPr>
        <w:t>albeit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limited</w:t>
      </w:r>
      <w:r>
        <w:rPr>
          <w:spacing w:val="-3"/>
          <w:w w:val="110"/>
        </w:rPr>
        <w:t xml:space="preserve"> </w:t>
      </w:r>
      <w:r>
        <w:rPr>
          <w:w w:val="110"/>
        </w:rPr>
        <w:t>time,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dynamic</w:t>
      </w:r>
      <w:r>
        <w:rPr>
          <w:spacing w:val="-4"/>
          <w:w w:val="110"/>
        </w:rPr>
        <w:t xml:space="preserve"> </w:t>
      </w:r>
      <w:r>
        <w:rPr>
          <w:w w:val="110"/>
        </w:rPr>
        <w:t>mode</w:t>
      </w:r>
      <w:r>
        <w:rPr>
          <w:spacing w:val="-5"/>
          <w:w w:val="110"/>
        </w:rPr>
        <w:t xml:space="preserve"> </w:t>
      </w:r>
      <w:r>
        <w:rPr>
          <w:w w:val="110"/>
        </w:rPr>
        <w:t>switching</w:t>
      </w:r>
      <w:r>
        <w:rPr>
          <w:spacing w:val="-4"/>
          <w:w w:val="110"/>
        </w:rPr>
        <w:t xml:space="preserve"> </w:t>
      </w:r>
      <w:r>
        <w:rPr>
          <w:w w:val="110"/>
        </w:rPr>
        <w:t>may</w:t>
      </w:r>
      <w:r>
        <w:rPr>
          <w:spacing w:val="-5"/>
          <w:w w:val="110"/>
        </w:rPr>
        <w:t xml:space="preserve"> </w:t>
      </w:r>
      <w:r>
        <w:rPr>
          <w:w w:val="110"/>
        </w:rPr>
        <w:t>reduce</w:t>
      </w:r>
      <w:r>
        <w:rPr>
          <w:spacing w:val="-5"/>
          <w:w w:val="110"/>
        </w:rPr>
        <w:t xml:space="preserve"> </w:t>
      </w:r>
      <w:r>
        <w:rPr>
          <w:w w:val="110"/>
        </w:rPr>
        <w:t>utilization</w:t>
      </w:r>
      <w:r>
        <w:rPr>
          <w:spacing w:val="-4"/>
          <w:w w:val="110"/>
        </w:rPr>
        <w:t xml:space="preserve"> </w:t>
      </w:r>
      <w:r>
        <w:rPr>
          <w:w w:val="110"/>
        </w:rPr>
        <w:t>(especially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some</w:t>
      </w:r>
      <w:r>
        <w:rPr>
          <w:spacing w:val="-52"/>
          <w:w w:val="110"/>
        </w:rPr>
        <w:t xml:space="preserve"> </w:t>
      </w:r>
      <w:r>
        <w:rPr>
          <w:w w:val="105"/>
        </w:rPr>
        <w:t xml:space="preserve">low-priority real-time tasks in the ACTIVE mode). Hence, this </w:t>
      </w:r>
      <w:r>
        <w:rPr>
          <w:i/>
          <w:iCs/>
          <w:w w:val="105"/>
        </w:rPr>
        <w:t xml:space="preserve">difference in utilization </w:t>
      </w:r>
      <w:r>
        <w:rPr>
          <w:w w:val="105"/>
        </w:rPr>
        <w:t>can be used as a metric</w:t>
      </w:r>
      <w:r>
        <w:rPr>
          <w:spacing w:val="1"/>
          <w:w w:val="105"/>
        </w:rPr>
        <w:t xml:space="preserve"> </w:t>
      </w:r>
      <w:r>
        <w:rPr>
          <w:w w:val="110"/>
        </w:rPr>
        <w:t>to measure the cost of security. Identifying and designing better metrics is an important and challenging</w:t>
      </w:r>
      <w:r>
        <w:rPr>
          <w:spacing w:val="1"/>
          <w:w w:val="110"/>
        </w:rPr>
        <w:t xml:space="preserve"> </w:t>
      </w:r>
      <w:r>
        <w:rPr>
          <w:w w:val="110"/>
        </w:rPr>
        <w:t>problem.</w:t>
      </w:r>
      <w:r>
        <w:rPr>
          <w:spacing w:val="1"/>
          <w:w w:val="110"/>
        </w:rPr>
        <w:t xml:space="preserve"> </w:t>
      </w:r>
      <w:r>
        <w:rPr>
          <w:w w:val="110"/>
        </w:rPr>
        <w:t>We will undertake it in the narrow context of integrating monitoring and detection tasks into</w:t>
      </w:r>
      <w:r>
        <w:rPr>
          <w:spacing w:val="1"/>
          <w:w w:val="110"/>
        </w:rPr>
        <w:t xml:space="preserve"> </w:t>
      </w:r>
      <w:r>
        <w:rPr>
          <w:w w:val="110"/>
        </w:rPr>
        <w:t>multicore</w:t>
      </w:r>
      <w:r>
        <w:rPr>
          <w:spacing w:val="-7"/>
          <w:w w:val="110"/>
        </w:rPr>
        <w:t xml:space="preserve"> </w:t>
      </w:r>
      <w:r>
        <w:rPr>
          <w:w w:val="110"/>
        </w:rPr>
        <w:t>RTS.</w:t>
      </w:r>
    </w:p>
    <w:p w14:paraId="55233ACB" w14:textId="77777777" w:rsidR="00F85719" w:rsidRDefault="00D251A0">
      <w:pPr>
        <w:pStyle w:val="Heading3"/>
        <w:numPr>
          <w:ilvl w:val="1"/>
          <w:numId w:val="8"/>
        </w:numPr>
        <w:tabs>
          <w:tab w:val="left" w:pos="569"/>
        </w:tabs>
        <w:kinsoku w:val="0"/>
        <w:overflowPunct w:val="0"/>
        <w:spacing w:before="85"/>
        <w:rPr>
          <w:w w:val="105"/>
        </w:rPr>
      </w:pPr>
      <w:r>
        <w:rPr>
          <w:w w:val="105"/>
        </w:rPr>
        <w:t>Bringing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Together:</w:t>
      </w:r>
      <w:r>
        <w:rPr>
          <w:spacing w:val="5"/>
          <w:w w:val="105"/>
        </w:rPr>
        <w:t xml:space="preserve"> </w:t>
      </w:r>
      <w:r>
        <w:rPr>
          <w:w w:val="105"/>
        </w:rPr>
        <w:t>Secure</w:t>
      </w:r>
      <w:r>
        <w:rPr>
          <w:spacing w:val="-6"/>
          <w:w w:val="105"/>
        </w:rPr>
        <w:t xml:space="preserve"> </w:t>
      </w:r>
      <w:r>
        <w:rPr>
          <w:w w:val="105"/>
        </w:rPr>
        <w:t>Hardware-Software</w:t>
      </w:r>
      <w:r>
        <w:rPr>
          <w:spacing w:val="-7"/>
          <w:w w:val="105"/>
        </w:rPr>
        <w:t xml:space="preserve"> </w:t>
      </w:r>
      <w:r>
        <w:rPr>
          <w:w w:val="105"/>
        </w:rPr>
        <w:t>Integration</w:t>
      </w:r>
    </w:p>
    <w:p w14:paraId="43936B11" w14:textId="77777777" w:rsidR="00F85719" w:rsidRDefault="00D251A0">
      <w:pPr>
        <w:pStyle w:val="BodyText"/>
        <w:kinsoku w:val="0"/>
        <w:overflowPunct w:val="0"/>
        <w:spacing w:before="47" w:line="268" w:lineRule="auto"/>
        <w:ind w:left="120" w:right="117" w:firstLine="298"/>
        <w:jc w:val="both"/>
        <w:rPr>
          <w:i/>
          <w:iCs/>
          <w:w w:val="105"/>
        </w:rPr>
      </w:pPr>
      <w:proofErr w:type="gramStart"/>
      <w:r>
        <w:rPr>
          <w:w w:val="110"/>
        </w:rPr>
        <w:t>All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proofErr w:type="gramEnd"/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algorithms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mechanisms</w:t>
      </w:r>
      <w:r>
        <w:rPr>
          <w:spacing w:val="-3"/>
          <w:w w:val="110"/>
        </w:rPr>
        <w:t xml:space="preserve"> </w:t>
      </w:r>
      <w:r>
        <w:rPr>
          <w:w w:val="110"/>
        </w:rPr>
        <w:t>discussed</w:t>
      </w:r>
      <w:r>
        <w:rPr>
          <w:spacing w:val="-3"/>
          <w:w w:val="110"/>
        </w:rPr>
        <w:t xml:space="preserve"> </w:t>
      </w:r>
      <w:r>
        <w:rPr>
          <w:w w:val="110"/>
        </w:rPr>
        <w:t>thus</w:t>
      </w:r>
      <w:r>
        <w:rPr>
          <w:spacing w:val="-3"/>
          <w:w w:val="110"/>
        </w:rPr>
        <w:t xml:space="preserve"> </w:t>
      </w:r>
      <w:r>
        <w:rPr>
          <w:w w:val="110"/>
        </w:rPr>
        <w:t>far</w:t>
      </w:r>
      <w:r>
        <w:rPr>
          <w:spacing w:val="-3"/>
          <w:w w:val="110"/>
        </w:rPr>
        <w:t xml:space="preserve"> </w:t>
      </w:r>
      <w:r>
        <w:rPr>
          <w:w w:val="110"/>
        </w:rPr>
        <w:t>must</w:t>
      </w:r>
      <w:r>
        <w:rPr>
          <w:spacing w:val="-3"/>
          <w:w w:val="110"/>
        </w:rPr>
        <w:t xml:space="preserve"> </w:t>
      </w:r>
      <w:r>
        <w:rPr>
          <w:w w:val="110"/>
        </w:rPr>
        <w:t>be</w:t>
      </w:r>
      <w:r>
        <w:rPr>
          <w:spacing w:val="-3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software</w:t>
      </w:r>
      <w:r>
        <w:rPr>
          <w:spacing w:val="-3"/>
          <w:w w:val="110"/>
        </w:rPr>
        <w:t xml:space="preserve"> </w:t>
      </w:r>
      <w:r>
        <w:rPr>
          <w:w w:val="110"/>
        </w:rPr>
        <w:t>components</w:t>
      </w:r>
      <w:r>
        <w:rPr>
          <w:spacing w:val="-53"/>
          <w:w w:val="110"/>
        </w:rPr>
        <w:t xml:space="preserve"> </w:t>
      </w:r>
      <w:r>
        <w:rPr>
          <w:w w:val="110"/>
        </w:rPr>
        <w:t>that run on the multicore platform.</w:t>
      </w:r>
      <w:r>
        <w:rPr>
          <w:spacing w:val="1"/>
          <w:w w:val="110"/>
        </w:rPr>
        <w:t xml:space="preserve"> </w:t>
      </w:r>
      <w:r>
        <w:rPr>
          <w:w w:val="110"/>
        </w:rPr>
        <w:t>There is also requirement that security tasks are executed in tamper-</w:t>
      </w:r>
      <w:r>
        <w:rPr>
          <w:spacing w:val="1"/>
          <w:w w:val="110"/>
        </w:rPr>
        <w:t xml:space="preserve"> </w:t>
      </w:r>
      <w:r>
        <w:rPr>
          <w:w w:val="110"/>
        </w:rPr>
        <w:t>resistance space such that an adversary cannot easily evade the detection mechanisms. If the security tasks</w:t>
      </w:r>
      <w:r>
        <w:rPr>
          <w:spacing w:val="-52"/>
          <w:w w:val="110"/>
        </w:rPr>
        <w:t xml:space="preserve"> </w:t>
      </w:r>
      <w:r>
        <w:rPr>
          <w:w w:val="110"/>
        </w:rPr>
        <w:t>are infiltrated or they cannot be scheduled, no matter how effective the original algorithms, we cannot</w:t>
      </w:r>
      <w:r>
        <w:rPr>
          <w:spacing w:val="1"/>
          <w:w w:val="110"/>
        </w:rPr>
        <w:t xml:space="preserve"> </w:t>
      </w:r>
      <w:r>
        <w:rPr>
          <w:w w:val="105"/>
        </w:rPr>
        <w:t>guarantee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security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system.</w:t>
      </w:r>
      <w:r>
        <w:rPr>
          <w:spacing w:val="10"/>
          <w:w w:val="105"/>
        </w:rPr>
        <w:t xml:space="preserve"> </w:t>
      </w:r>
      <w:r>
        <w:rPr>
          <w:w w:val="105"/>
        </w:rPr>
        <w:t>One</w:t>
      </w:r>
      <w:r>
        <w:rPr>
          <w:spacing w:val="-8"/>
          <w:w w:val="105"/>
        </w:rPr>
        <w:t xml:space="preserve"> </w:t>
      </w:r>
      <w:r>
        <w:rPr>
          <w:w w:val="105"/>
        </w:rPr>
        <w:t>challenge</w:t>
      </w:r>
      <w:r>
        <w:rPr>
          <w:spacing w:val="-8"/>
          <w:w w:val="105"/>
        </w:rPr>
        <w:t xml:space="preserve"> </w:t>
      </w:r>
      <w:r>
        <w:rPr>
          <w:w w:val="105"/>
        </w:rPr>
        <w:t>is:</w:t>
      </w:r>
      <w:r>
        <w:rPr>
          <w:spacing w:val="9"/>
          <w:w w:val="105"/>
        </w:rPr>
        <w:t xml:space="preserve"> </w:t>
      </w:r>
      <w:r>
        <w:rPr>
          <w:i/>
          <w:iCs/>
          <w:w w:val="105"/>
        </w:rPr>
        <w:t>what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are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the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minimum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components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that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must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be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provided</w:t>
      </w:r>
      <w:r>
        <w:rPr>
          <w:i/>
          <w:iCs/>
          <w:spacing w:val="-50"/>
          <w:w w:val="105"/>
        </w:rPr>
        <w:t xml:space="preserve"> </w:t>
      </w:r>
      <w:r>
        <w:rPr>
          <w:i/>
          <w:iCs/>
          <w:w w:val="105"/>
        </w:rPr>
        <w:t xml:space="preserve">with the isolation mechanisms? </w:t>
      </w:r>
      <w:r>
        <w:rPr>
          <w:w w:val="105"/>
        </w:rPr>
        <w:t>Even if the various components are carrying out their expected functionality,</w:t>
      </w:r>
      <w:r>
        <w:rPr>
          <w:spacing w:val="1"/>
          <w:w w:val="105"/>
        </w:rPr>
        <w:t xml:space="preserve"> </w:t>
      </w:r>
      <w:r>
        <w:rPr>
          <w:w w:val="110"/>
        </w:rPr>
        <w:t>the security of the systems might be jeopardized if the underlying execution platforms (hardware and OS)</w:t>
      </w:r>
      <w:r>
        <w:rPr>
          <w:spacing w:val="1"/>
          <w:w w:val="110"/>
        </w:rPr>
        <w:t xml:space="preserve"> </w:t>
      </w:r>
      <w:r>
        <w:rPr>
          <w:w w:val="105"/>
        </w:rPr>
        <w:t>are</w:t>
      </w:r>
      <w:r>
        <w:rPr>
          <w:spacing w:val="10"/>
          <w:w w:val="105"/>
        </w:rPr>
        <w:t xml:space="preserve"> </w:t>
      </w:r>
      <w:r>
        <w:rPr>
          <w:w w:val="105"/>
        </w:rPr>
        <w:t>unable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11"/>
          <w:w w:val="105"/>
        </w:rPr>
        <w:t xml:space="preserve"> </w:t>
      </w:r>
      <w:r>
        <w:rPr>
          <w:w w:val="105"/>
        </w:rPr>
        <w:t>protect</w:t>
      </w:r>
      <w:r>
        <w:rPr>
          <w:spacing w:val="9"/>
          <w:w w:val="105"/>
        </w:rPr>
        <w:t xml:space="preserve"> </w:t>
      </w:r>
      <w:r>
        <w:rPr>
          <w:w w:val="105"/>
        </w:rPr>
        <w:t>security</w:t>
      </w:r>
      <w:r>
        <w:rPr>
          <w:spacing w:val="10"/>
          <w:w w:val="105"/>
        </w:rPr>
        <w:t xml:space="preserve"> </w:t>
      </w:r>
      <w:r>
        <w:rPr>
          <w:w w:val="105"/>
        </w:rPr>
        <w:t>tasks</w:t>
      </w:r>
      <w:r>
        <w:rPr>
          <w:spacing w:val="9"/>
          <w:w w:val="105"/>
        </w:rPr>
        <w:t xml:space="preserve"> </w:t>
      </w:r>
      <w:r>
        <w:rPr>
          <w:w w:val="105"/>
        </w:rPr>
        <w:t>from</w:t>
      </w:r>
      <w:r>
        <w:rPr>
          <w:spacing w:val="11"/>
          <w:w w:val="105"/>
        </w:rPr>
        <w:t xml:space="preserve"> </w:t>
      </w:r>
      <w:r>
        <w:rPr>
          <w:w w:val="105"/>
        </w:rPr>
        <w:t>malicious</w:t>
      </w:r>
      <w:r>
        <w:rPr>
          <w:spacing w:val="10"/>
          <w:w w:val="105"/>
        </w:rPr>
        <w:t xml:space="preserve"> </w:t>
      </w:r>
      <w:r>
        <w:rPr>
          <w:w w:val="105"/>
        </w:rPr>
        <w:t>actions.</w:t>
      </w:r>
      <w:r>
        <w:rPr>
          <w:spacing w:val="30"/>
          <w:w w:val="105"/>
        </w:rPr>
        <w:t xml:space="preserve"> </w:t>
      </w:r>
      <w:r>
        <w:rPr>
          <w:w w:val="105"/>
        </w:rPr>
        <w:t>Hence,</w:t>
      </w:r>
      <w:r>
        <w:rPr>
          <w:spacing w:val="11"/>
          <w:w w:val="105"/>
        </w:rPr>
        <w:t xml:space="preserve"> </w:t>
      </w:r>
      <w:r>
        <w:rPr>
          <w:w w:val="105"/>
        </w:rPr>
        <w:t>security</w:t>
      </w:r>
      <w:r>
        <w:rPr>
          <w:spacing w:val="10"/>
          <w:w w:val="105"/>
        </w:rPr>
        <w:t xml:space="preserve"> </w:t>
      </w:r>
      <w:r>
        <w:rPr>
          <w:w w:val="105"/>
        </w:rPr>
        <w:t>tasks</w:t>
      </w:r>
      <w:r>
        <w:rPr>
          <w:spacing w:val="10"/>
          <w:w w:val="105"/>
        </w:rPr>
        <w:t xml:space="preserve"> </w:t>
      </w:r>
      <w:r>
        <w:rPr>
          <w:w w:val="105"/>
        </w:rPr>
        <w:t>require</w:t>
      </w:r>
      <w:r>
        <w:rPr>
          <w:spacing w:val="10"/>
          <w:w w:val="105"/>
        </w:rPr>
        <w:t xml:space="preserve"> </w:t>
      </w:r>
      <w:r>
        <w:rPr>
          <w:i/>
          <w:iCs/>
          <w:w w:val="105"/>
        </w:rPr>
        <w:t>isolation</w:t>
      </w:r>
      <w:r>
        <w:rPr>
          <w:i/>
          <w:iCs/>
          <w:spacing w:val="10"/>
          <w:w w:val="105"/>
        </w:rPr>
        <w:t xml:space="preserve"> </w:t>
      </w:r>
      <w:r>
        <w:rPr>
          <w:i/>
          <w:iCs/>
          <w:w w:val="105"/>
        </w:rPr>
        <w:t>guarantees</w:t>
      </w:r>
    </w:p>
    <w:p w14:paraId="097F458B" w14:textId="77777777" w:rsidR="00F85719" w:rsidRDefault="00D251A0">
      <w:pPr>
        <w:pStyle w:val="BodyText"/>
        <w:kinsoku w:val="0"/>
        <w:overflowPunct w:val="0"/>
        <w:spacing w:line="261" w:lineRule="auto"/>
        <w:ind w:left="120" w:right="117"/>
        <w:jc w:val="both"/>
        <w:rPr>
          <w:w w:val="115"/>
        </w:rPr>
      </w:pPr>
      <w:r>
        <w:rPr>
          <w:w w:val="115"/>
        </w:rPr>
        <w:t>— to prevent tampering, and there is a need for trusted execution environments (TEEs) [86] to ensure</w:t>
      </w:r>
      <w:r>
        <w:rPr>
          <w:spacing w:val="-55"/>
          <w:w w:val="115"/>
        </w:rPr>
        <w:t xml:space="preserve"> </w:t>
      </w:r>
      <w:r>
        <w:rPr>
          <w:w w:val="110"/>
        </w:rPr>
        <w:t>the integrity and trustworthiness of the overall system. Hence, we propose to use an off-the-shelf trusted</w:t>
      </w:r>
      <w:r>
        <w:rPr>
          <w:spacing w:val="1"/>
          <w:w w:val="110"/>
        </w:rPr>
        <w:t xml:space="preserve"> </w:t>
      </w:r>
      <w:r>
        <w:rPr>
          <w:w w:val="105"/>
        </w:rPr>
        <w:t>module (i.e., ARM TrustZone [76, 77]) to ensure tamper-proof execution of security tasks.</w:t>
      </w:r>
      <w:r>
        <w:rPr>
          <w:w w:val="105"/>
          <w:position w:val="7"/>
          <w:sz w:val="15"/>
          <w:szCs w:val="15"/>
        </w:rPr>
        <w:t>2</w:t>
      </w:r>
      <w:r>
        <w:rPr>
          <w:spacing w:val="1"/>
          <w:w w:val="105"/>
          <w:position w:val="7"/>
          <w:sz w:val="15"/>
          <w:szCs w:val="15"/>
        </w:rPr>
        <w:t xml:space="preserve"> </w:t>
      </w:r>
      <w:r>
        <w:rPr>
          <w:w w:val="105"/>
        </w:rPr>
        <w:t>Since vanilla</w:t>
      </w:r>
      <w:r>
        <w:rPr>
          <w:spacing w:val="1"/>
          <w:w w:val="105"/>
        </w:rPr>
        <w:t xml:space="preserve"> </w:t>
      </w:r>
      <w:r>
        <w:rPr>
          <w:w w:val="115"/>
        </w:rPr>
        <w:t>TrustZone</w:t>
      </w:r>
      <w:r>
        <w:rPr>
          <w:spacing w:val="-6"/>
          <w:w w:val="115"/>
        </w:rPr>
        <w:t xml:space="preserve"> </w:t>
      </w:r>
      <w:r>
        <w:rPr>
          <w:w w:val="115"/>
        </w:rPr>
        <w:t>is</w:t>
      </w:r>
      <w:r>
        <w:rPr>
          <w:spacing w:val="-5"/>
          <w:w w:val="115"/>
        </w:rPr>
        <w:t xml:space="preserve"> </w:t>
      </w:r>
      <w:r>
        <w:rPr>
          <w:w w:val="115"/>
        </w:rPr>
        <w:t>not</w:t>
      </w:r>
      <w:r>
        <w:rPr>
          <w:spacing w:val="-5"/>
          <w:w w:val="115"/>
        </w:rPr>
        <w:t xml:space="preserve"> </w:t>
      </w:r>
      <w:r>
        <w:rPr>
          <w:w w:val="115"/>
        </w:rPr>
        <w:t>designed</w:t>
      </w:r>
      <w:r>
        <w:rPr>
          <w:spacing w:val="-5"/>
          <w:w w:val="115"/>
        </w:rPr>
        <w:t xml:space="preserve"> </w:t>
      </w:r>
      <w:r>
        <w:rPr>
          <w:w w:val="115"/>
        </w:rPr>
        <w:t>for</w:t>
      </w:r>
      <w:r>
        <w:rPr>
          <w:spacing w:val="-6"/>
          <w:w w:val="115"/>
        </w:rPr>
        <w:t xml:space="preserve"> </w:t>
      </w:r>
      <w:r>
        <w:rPr>
          <w:w w:val="115"/>
        </w:rPr>
        <w:t>real-time</w:t>
      </w:r>
      <w:r>
        <w:rPr>
          <w:spacing w:val="-4"/>
          <w:w w:val="115"/>
        </w:rPr>
        <w:t xml:space="preserve"> </w:t>
      </w:r>
      <w:r>
        <w:rPr>
          <w:w w:val="115"/>
        </w:rPr>
        <w:t>applications,</w:t>
      </w:r>
      <w:r>
        <w:rPr>
          <w:spacing w:val="-1"/>
          <w:w w:val="115"/>
        </w:rPr>
        <w:t xml:space="preserve"> </w:t>
      </w:r>
      <w:r>
        <w:rPr>
          <w:w w:val="115"/>
        </w:rPr>
        <w:t>we</w:t>
      </w:r>
      <w:r>
        <w:rPr>
          <w:spacing w:val="-6"/>
          <w:w w:val="115"/>
        </w:rPr>
        <w:t xml:space="preserve"> </w:t>
      </w:r>
      <w:r>
        <w:rPr>
          <w:w w:val="115"/>
        </w:rPr>
        <w:t>need</w:t>
      </w:r>
      <w:r>
        <w:rPr>
          <w:spacing w:val="-5"/>
          <w:w w:val="115"/>
        </w:rPr>
        <w:t xml:space="preserve"> </w:t>
      </w:r>
      <w:r>
        <w:rPr>
          <w:w w:val="115"/>
        </w:rPr>
        <w:t>algorithms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techniques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ensure</w:t>
      </w:r>
      <w:r>
        <w:rPr>
          <w:spacing w:val="-4"/>
          <w:w w:val="115"/>
        </w:rPr>
        <w:t xml:space="preserve"> </w:t>
      </w:r>
      <w:r>
        <w:rPr>
          <w:w w:val="115"/>
        </w:rPr>
        <w:t>that</w:t>
      </w:r>
      <w:r>
        <w:rPr>
          <w:spacing w:val="-56"/>
          <w:w w:val="115"/>
        </w:rPr>
        <w:t xml:space="preserve"> </w:t>
      </w:r>
      <w:r>
        <w:rPr>
          <w:w w:val="115"/>
        </w:rPr>
        <w:t>security</w:t>
      </w:r>
      <w:r>
        <w:rPr>
          <w:spacing w:val="-3"/>
          <w:w w:val="115"/>
        </w:rPr>
        <w:t xml:space="preserve"> </w:t>
      </w:r>
      <w:r>
        <w:rPr>
          <w:w w:val="115"/>
        </w:rPr>
        <w:t>tasks</w:t>
      </w:r>
      <w:r>
        <w:rPr>
          <w:spacing w:val="-2"/>
          <w:w w:val="115"/>
        </w:rPr>
        <w:t xml:space="preserve"> </w:t>
      </w:r>
      <w:r>
        <w:rPr>
          <w:w w:val="115"/>
        </w:rPr>
        <w:t>comply</w:t>
      </w:r>
      <w:r>
        <w:rPr>
          <w:spacing w:val="-2"/>
          <w:w w:val="115"/>
        </w:rPr>
        <w:t xml:space="preserve"> </w:t>
      </w:r>
      <w:r>
        <w:rPr>
          <w:w w:val="115"/>
        </w:rPr>
        <w:t>with</w:t>
      </w:r>
      <w:r>
        <w:rPr>
          <w:spacing w:val="-2"/>
          <w:w w:val="115"/>
        </w:rPr>
        <w:t xml:space="preserve"> </w:t>
      </w:r>
      <w:r>
        <w:rPr>
          <w:w w:val="115"/>
        </w:rPr>
        <w:t>real-time</w:t>
      </w:r>
      <w:r>
        <w:rPr>
          <w:spacing w:val="-2"/>
          <w:w w:val="115"/>
        </w:rPr>
        <w:t xml:space="preserve"> </w:t>
      </w:r>
      <w:r>
        <w:rPr>
          <w:w w:val="115"/>
        </w:rPr>
        <w:t>requirements</w:t>
      </w:r>
      <w:r>
        <w:rPr>
          <w:spacing w:val="-2"/>
          <w:w w:val="115"/>
        </w:rPr>
        <w:t xml:space="preserve"> </w:t>
      </w:r>
      <w:r>
        <w:rPr>
          <w:w w:val="115"/>
        </w:rPr>
        <w:t>when</w:t>
      </w:r>
      <w:r>
        <w:rPr>
          <w:spacing w:val="-2"/>
          <w:w w:val="115"/>
        </w:rPr>
        <w:t xml:space="preserve"> </w:t>
      </w:r>
      <w:r>
        <w:rPr>
          <w:w w:val="115"/>
        </w:rPr>
        <w:t>they</w:t>
      </w:r>
      <w:r>
        <w:rPr>
          <w:spacing w:val="-2"/>
          <w:w w:val="115"/>
        </w:rPr>
        <w:t xml:space="preserve"> </w:t>
      </w:r>
      <w:r>
        <w:rPr>
          <w:w w:val="115"/>
        </w:rPr>
        <w:t>execute</w:t>
      </w:r>
      <w:r>
        <w:rPr>
          <w:spacing w:val="-2"/>
          <w:w w:val="115"/>
        </w:rPr>
        <w:t xml:space="preserve"> </w:t>
      </w:r>
      <w:r>
        <w:rPr>
          <w:w w:val="115"/>
        </w:rPr>
        <w:t>within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trusted</w:t>
      </w:r>
      <w:r>
        <w:rPr>
          <w:spacing w:val="-2"/>
          <w:w w:val="115"/>
        </w:rPr>
        <w:t xml:space="preserve"> </w:t>
      </w:r>
      <w:r>
        <w:rPr>
          <w:w w:val="115"/>
        </w:rPr>
        <w:t>enclaves.</w:t>
      </w:r>
      <w:r>
        <w:rPr>
          <w:spacing w:val="47"/>
          <w:w w:val="115"/>
        </w:rPr>
        <w:t xml:space="preserve"> </w:t>
      </w:r>
      <w:r>
        <w:rPr>
          <w:w w:val="115"/>
        </w:rPr>
        <w:t>For</w:t>
      </w:r>
    </w:p>
    <w:p w14:paraId="729B9B38" w14:textId="77777777" w:rsidR="00F85719" w:rsidRDefault="003C5D07">
      <w:pPr>
        <w:pStyle w:val="BodyText"/>
        <w:kinsoku w:val="0"/>
        <w:overflowPunct w:val="0"/>
        <w:spacing w:before="3"/>
        <w:ind w:left="0"/>
        <w:rPr>
          <w:sz w:val="7"/>
          <w:szCs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6EBC089A" wp14:editId="3EA2EF7C">
                <wp:simplePos x="0" y="0"/>
                <wp:positionH relativeFrom="page">
                  <wp:posOffset>914400</wp:posOffset>
                </wp:positionH>
                <wp:positionV relativeFrom="paragraph">
                  <wp:posOffset>67945</wp:posOffset>
                </wp:positionV>
                <wp:extent cx="2377440" cy="635"/>
                <wp:effectExtent l="0" t="0" r="0" b="0"/>
                <wp:wrapTopAndBottom/>
                <wp:docPr id="26" name="Freeform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7440" cy="635"/>
                        </a:xfrm>
                        <a:custGeom>
                          <a:avLst/>
                          <a:gdLst>
                            <a:gd name="T0" fmla="*/ 0 w 3744"/>
                            <a:gd name="T1" fmla="*/ 0 h 1"/>
                            <a:gd name="T2" fmla="*/ 3743 w 374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744" h="1">
                              <a:moveTo>
                                <a:pt x="0" y="0"/>
                              </a:moveTo>
                              <a:lnTo>
                                <a:pt x="3743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6BC724F" id="Freeform 231" o:spid="_x0000_s1026" style="position:absolute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5.35pt,259.15pt,5.35pt" coordsize="3744,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" o:allowincell="f" filled="f" strokeweight=".14039mm">
                <v:path arrowok="t" o:connecttype="custom" o:connectlocs="0,0;2376805,0" o:connectangles="0,0"/>
                <w10:wrap type="topAndBottom" anchorx="page"/>
              </v:polyline>
            </w:pict>
          </mc:Fallback>
        </mc:AlternateContent>
      </w:r>
    </w:p>
    <w:p w14:paraId="569E963F" w14:textId="77777777" w:rsidR="00F85719" w:rsidRDefault="00D251A0">
      <w:pPr>
        <w:pStyle w:val="BodyText"/>
        <w:kinsoku w:val="0"/>
        <w:overflowPunct w:val="0"/>
        <w:spacing w:before="20" w:line="264" w:lineRule="auto"/>
        <w:ind w:left="119" w:right="117" w:firstLine="217"/>
        <w:jc w:val="both"/>
        <w:rPr>
          <w:w w:val="110"/>
          <w:sz w:val="16"/>
          <w:szCs w:val="16"/>
        </w:rPr>
      </w:pPr>
      <w:r>
        <w:rPr>
          <w:w w:val="110"/>
          <w:position w:val="6"/>
          <w:sz w:val="12"/>
          <w:szCs w:val="12"/>
        </w:rPr>
        <w:t>2</w:t>
      </w:r>
      <w:r>
        <w:rPr>
          <w:w w:val="110"/>
          <w:sz w:val="16"/>
          <w:szCs w:val="16"/>
        </w:rPr>
        <w:t xml:space="preserve">Considering the short </w:t>
      </w:r>
      <w:proofErr w:type="gramStart"/>
      <w:r>
        <w:rPr>
          <w:w w:val="110"/>
          <w:sz w:val="16"/>
          <w:szCs w:val="16"/>
        </w:rPr>
        <w:t>time-frame</w:t>
      </w:r>
      <w:proofErr w:type="gramEnd"/>
      <w:r>
        <w:rPr>
          <w:w w:val="110"/>
          <w:sz w:val="16"/>
          <w:szCs w:val="16"/>
        </w:rPr>
        <w:t xml:space="preserve"> of this project, we limit our study on TrustZone-based enclaves. However, our ideas are rather</w:t>
      </w:r>
      <w:r>
        <w:rPr>
          <w:spacing w:val="1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general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and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can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be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adapted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to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other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TEE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architectures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such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as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Intel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SGX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[87]</w:t>
      </w:r>
      <w:r>
        <w:rPr>
          <w:spacing w:val="-7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and</w:t>
      </w:r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RISC-V</w:t>
      </w:r>
      <w:r>
        <w:rPr>
          <w:spacing w:val="-7"/>
          <w:w w:val="110"/>
          <w:sz w:val="16"/>
          <w:szCs w:val="16"/>
        </w:rPr>
        <w:t xml:space="preserve"> </w:t>
      </w:r>
      <w:proofErr w:type="spellStart"/>
      <w:r>
        <w:rPr>
          <w:w w:val="110"/>
          <w:sz w:val="16"/>
          <w:szCs w:val="16"/>
        </w:rPr>
        <w:t>MultiZone</w:t>
      </w:r>
      <w:proofErr w:type="spellEnd"/>
      <w:r>
        <w:rPr>
          <w:spacing w:val="-6"/>
          <w:w w:val="110"/>
          <w:sz w:val="16"/>
          <w:szCs w:val="16"/>
        </w:rPr>
        <w:t xml:space="preserve"> </w:t>
      </w:r>
      <w:r>
        <w:rPr>
          <w:w w:val="110"/>
          <w:sz w:val="16"/>
          <w:szCs w:val="16"/>
        </w:rPr>
        <w:t>[88].</w:t>
      </w:r>
    </w:p>
    <w:p w14:paraId="1CF6E61A" w14:textId="77777777" w:rsidR="00F85719" w:rsidRDefault="00F85719">
      <w:pPr>
        <w:pStyle w:val="BodyText"/>
        <w:kinsoku w:val="0"/>
        <w:overflowPunct w:val="0"/>
        <w:spacing w:before="20" w:line="264" w:lineRule="auto"/>
        <w:ind w:left="119" w:right="117" w:firstLine="217"/>
        <w:jc w:val="both"/>
        <w:rPr>
          <w:w w:val="110"/>
          <w:sz w:val="16"/>
          <w:szCs w:val="16"/>
        </w:rPr>
        <w:sectPr w:rsidR="00F85719">
          <w:footerReference w:type="default" r:id="rId86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46E6268C" w14:textId="77777777" w:rsidR="00F85719" w:rsidRDefault="003C5D07">
      <w:pPr>
        <w:pStyle w:val="BodyText"/>
        <w:kinsoku w:val="0"/>
        <w:overflowPunct w:val="0"/>
        <w:spacing w:before="72" w:line="264" w:lineRule="auto"/>
        <w:ind w:left="119" w:right="117"/>
        <w:jc w:val="both"/>
        <w:rPr>
          <w:w w:val="1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0" behindDoc="0" locked="0" layoutInCell="0" allowOverlap="1" wp14:anchorId="0BCA457C" wp14:editId="69D86CED">
                <wp:simplePos x="0" y="0"/>
                <wp:positionH relativeFrom="page">
                  <wp:posOffset>914400</wp:posOffset>
                </wp:positionH>
                <wp:positionV relativeFrom="paragraph">
                  <wp:posOffset>1685290</wp:posOffset>
                </wp:positionV>
                <wp:extent cx="5943600" cy="2032635"/>
                <wp:effectExtent l="0" t="0" r="0" b="0"/>
                <wp:wrapTopAndBottom/>
                <wp:docPr id="11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032635"/>
                          <a:chOff x="1440" y="2654"/>
                          <a:chExt cx="9360" cy="3201"/>
                        </a:xfrm>
                      </wpg:grpSpPr>
                      <wps:wsp>
                        <wps:cNvPr id="12" name="Freeform 234"/>
                        <wps:cNvSpPr>
                          <a:spLocks/>
                        </wps:cNvSpPr>
                        <wps:spPr bwMode="auto">
                          <a:xfrm>
                            <a:off x="1443" y="2783"/>
                            <a:ext cx="1" cy="3065"/>
                          </a:xfrm>
                          <a:custGeom>
                            <a:avLst/>
                            <a:gdLst>
                              <a:gd name="T0" fmla="*/ 0 w 1"/>
                              <a:gd name="T1" fmla="*/ 3064 h 3065"/>
                              <a:gd name="T2" fmla="*/ 0 w 1"/>
                              <a:gd name="T3" fmla="*/ 0 h 30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3065">
                                <a:moveTo>
                                  <a:pt x="0" y="3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235"/>
                        <wpg:cNvGrpSpPr>
                          <a:grpSpLocks/>
                        </wpg:cNvGrpSpPr>
                        <wpg:grpSpPr bwMode="auto">
                          <a:xfrm>
                            <a:off x="1447" y="2787"/>
                            <a:ext cx="9345" cy="1"/>
                            <a:chOff x="1447" y="2787"/>
                            <a:chExt cx="9345" cy="1"/>
                          </a:xfrm>
                        </wpg:grpSpPr>
                        <wps:wsp>
                          <wps:cNvPr id="14" name="Freeform 236"/>
                          <wps:cNvSpPr>
                            <a:spLocks/>
                          </wps:cNvSpPr>
                          <wps:spPr bwMode="auto">
                            <a:xfrm>
                              <a:off x="1447" y="2787"/>
                              <a:ext cx="9345" cy="1"/>
                            </a:xfrm>
                            <a:custGeom>
                              <a:avLst/>
                              <a:gdLst>
                                <a:gd name="T0" fmla="*/ 0 w 9345"/>
                                <a:gd name="T1" fmla="*/ 0 h 1"/>
                                <a:gd name="T2" fmla="*/ 3923 w 9345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45" h="1">
                                  <a:moveTo>
                                    <a:pt x="0" y="0"/>
                                  </a:moveTo>
                                  <a:lnTo>
                                    <a:pt x="3923" y="0"/>
                                  </a:lnTo>
                                </a:path>
                              </a:pathLst>
                            </a:custGeom>
                            <a:noFill/>
                            <a:ln w="505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237"/>
                          <wps:cNvSpPr>
                            <a:spLocks/>
                          </wps:cNvSpPr>
                          <wps:spPr bwMode="auto">
                            <a:xfrm>
                              <a:off x="1447" y="2787"/>
                              <a:ext cx="9345" cy="1"/>
                            </a:xfrm>
                            <a:custGeom>
                              <a:avLst/>
                              <a:gdLst>
                                <a:gd name="T0" fmla="*/ 5420 w 9345"/>
                                <a:gd name="T1" fmla="*/ 0 h 1"/>
                                <a:gd name="T2" fmla="*/ 9344 w 9345"/>
                                <a:gd name="T3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45" h="1">
                                  <a:moveTo>
                                    <a:pt x="5420" y="0"/>
                                  </a:moveTo>
                                  <a:lnTo>
                                    <a:pt x="9344" y="0"/>
                                  </a:lnTo>
                                </a:path>
                              </a:pathLst>
                            </a:custGeom>
                            <a:noFill/>
                            <a:ln w="505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" name="Freeform 238"/>
                        <wps:cNvSpPr>
                          <a:spLocks/>
                        </wps:cNvSpPr>
                        <wps:spPr bwMode="auto">
                          <a:xfrm>
                            <a:off x="1447" y="2791"/>
                            <a:ext cx="9345" cy="138"/>
                          </a:xfrm>
                          <a:custGeom>
                            <a:avLst/>
                            <a:gdLst>
                              <a:gd name="T0" fmla="*/ 0 w 9345"/>
                              <a:gd name="T1" fmla="*/ 137 h 138"/>
                              <a:gd name="T2" fmla="*/ 9344 w 9345"/>
                              <a:gd name="T3" fmla="*/ 137 h 138"/>
                              <a:gd name="T4" fmla="*/ 9344 w 9345"/>
                              <a:gd name="T5" fmla="*/ 0 h 138"/>
                              <a:gd name="T6" fmla="*/ 0 w 9345"/>
                              <a:gd name="T7" fmla="*/ 0 h 138"/>
                              <a:gd name="T8" fmla="*/ 0 w 9345"/>
                              <a:gd name="T9" fmla="*/ 137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45" h="138">
                                <a:moveTo>
                                  <a:pt x="0" y="137"/>
                                </a:moveTo>
                                <a:lnTo>
                                  <a:pt x="9344" y="137"/>
                                </a:lnTo>
                                <a:lnTo>
                                  <a:pt x="9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239"/>
                        <wps:cNvSpPr>
                          <a:spLocks/>
                        </wps:cNvSpPr>
                        <wps:spPr bwMode="auto">
                          <a:xfrm>
                            <a:off x="1440" y="5851"/>
                            <a:ext cx="9360" cy="1"/>
                          </a:xfrm>
                          <a:custGeom>
                            <a:avLst/>
                            <a:gdLst>
                              <a:gd name="T0" fmla="*/ 0 w 9360"/>
                              <a:gd name="T1" fmla="*/ 0 h 1"/>
                              <a:gd name="T2" fmla="*/ 9360 w 93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0" h="1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40"/>
                        <wps:cNvSpPr>
                          <a:spLocks/>
                        </wps:cNvSpPr>
                        <wps:spPr bwMode="auto">
                          <a:xfrm>
                            <a:off x="10796" y="2783"/>
                            <a:ext cx="1" cy="3065"/>
                          </a:xfrm>
                          <a:custGeom>
                            <a:avLst/>
                            <a:gdLst>
                              <a:gd name="T0" fmla="*/ 0 w 1"/>
                              <a:gd name="T1" fmla="*/ 3064 h 3065"/>
                              <a:gd name="T2" fmla="*/ 0 w 1"/>
                              <a:gd name="T3" fmla="*/ 0 h 30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3065">
                                <a:moveTo>
                                  <a:pt x="0" y="3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41"/>
                        <wps:cNvSpPr>
                          <a:spLocks/>
                        </wps:cNvSpPr>
                        <wps:spPr bwMode="auto">
                          <a:xfrm>
                            <a:off x="5371" y="2662"/>
                            <a:ext cx="1498" cy="266"/>
                          </a:xfrm>
                          <a:custGeom>
                            <a:avLst/>
                            <a:gdLst>
                              <a:gd name="T0" fmla="*/ 1497 w 1498"/>
                              <a:gd name="T1" fmla="*/ 0 h 266"/>
                              <a:gd name="T2" fmla="*/ 0 w 1498"/>
                              <a:gd name="T3" fmla="*/ 0 h 266"/>
                              <a:gd name="T4" fmla="*/ 0 w 1498"/>
                              <a:gd name="T5" fmla="*/ 265 h 266"/>
                              <a:gd name="T6" fmla="*/ 1497 w 1498"/>
                              <a:gd name="T7" fmla="*/ 265 h 266"/>
                              <a:gd name="T8" fmla="*/ 1497 w 1498"/>
                              <a:gd name="T9" fmla="*/ 0 h 2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98" h="266">
                                <a:moveTo>
                                  <a:pt x="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"/>
                                </a:lnTo>
                                <a:lnTo>
                                  <a:pt x="1497" y="265"/>
                                </a:lnTo>
                                <a:lnTo>
                                  <a:pt x="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42"/>
                        <wps:cNvSpPr>
                          <a:spLocks/>
                        </wps:cNvSpPr>
                        <wps:spPr bwMode="auto">
                          <a:xfrm>
                            <a:off x="5363" y="2658"/>
                            <a:ext cx="1514" cy="1"/>
                          </a:xfrm>
                          <a:custGeom>
                            <a:avLst/>
                            <a:gdLst>
                              <a:gd name="T0" fmla="*/ 0 w 1514"/>
                              <a:gd name="T1" fmla="*/ 0 h 1"/>
                              <a:gd name="T2" fmla="*/ 1513 w 1514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14" h="1">
                                <a:moveTo>
                                  <a:pt x="0" y="0"/>
                                </a:moveTo>
                                <a:lnTo>
                                  <a:pt x="1513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43"/>
                        <wps:cNvSpPr>
                          <a:spLocks/>
                        </wps:cNvSpPr>
                        <wps:spPr bwMode="auto">
                          <a:xfrm>
                            <a:off x="5367" y="2658"/>
                            <a:ext cx="1" cy="274"/>
                          </a:xfrm>
                          <a:custGeom>
                            <a:avLst/>
                            <a:gdLst>
                              <a:gd name="T0" fmla="*/ 0 w 1"/>
                              <a:gd name="T1" fmla="*/ 273 h 274"/>
                              <a:gd name="T2" fmla="*/ 0 w 1"/>
                              <a:gd name="T3" fmla="*/ 0 h 2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274">
                                <a:moveTo>
                                  <a:pt x="0" y="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44"/>
                        <wps:cNvSpPr>
                          <a:spLocks/>
                        </wps:cNvSpPr>
                        <wps:spPr bwMode="auto">
                          <a:xfrm>
                            <a:off x="6872" y="2658"/>
                            <a:ext cx="1" cy="274"/>
                          </a:xfrm>
                          <a:custGeom>
                            <a:avLst/>
                            <a:gdLst>
                              <a:gd name="T0" fmla="*/ 0 w 1"/>
                              <a:gd name="T1" fmla="*/ 273 h 274"/>
                              <a:gd name="T2" fmla="*/ 0 w 1"/>
                              <a:gd name="T3" fmla="*/ 0 h 2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274">
                                <a:moveTo>
                                  <a:pt x="0" y="2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5"/>
                        <wps:cNvSpPr>
                          <a:spLocks/>
                        </wps:cNvSpPr>
                        <wps:spPr bwMode="auto">
                          <a:xfrm>
                            <a:off x="5363" y="2932"/>
                            <a:ext cx="1514" cy="1"/>
                          </a:xfrm>
                          <a:custGeom>
                            <a:avLst/>
                            <a:gdLst>
                              <a:gd name="T0" fmla="*/ 0 w 1514"/>
                              <a:gd name="T1" fmla="*/ 0 h 1"/>
                              <a:gd name="T2" fmla="*/ 1513 w 1514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14" h="1">
                                <a:moveTo>
                                  <a:pt x="0" y="0"/>
                                </a:moveTo>
                                <a:lnTo>
                                  <a:pt x="1513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46"/>
                        <wps:cNvSpPr txBox="1">
                          <a:spLocks/>
                        </wps:cNvSpPr>
                        <wps:spPr bwMode="auto">
                          <a:xfrm>
                            <a:off x="1448" y="2933"/>
                            <a:ext cx="9345" cy="291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6287B" w14:textId="77777777" w:rsidR="00F85719" w:rsidRDefault="00D251A0">
                              <w:pPr>
                                <w:pStyle w:val="BodyText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20"/>
                                </w:tabs>
                                <w:kinsoku w:val="0"/>
                                <w:overflowPunct w:val="0"/>
                                <w:spacing w:before="4" w:line="268" w:lineRule="auto"/>
                                <w:ind w:right="197"/>
                                <w:jc w:val="both"/>
                                <w:rPr>
                                  <w:color w:val="000000"/>
                                  <w:w w:val="1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w w:val="110"/>
                                </w:rPr>
                                <w:t>TASK 1.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Extend multi-mode framework for multicore RTS — this includes: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 xml:space="preserve">(a)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design-space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exploration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multiple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mode-switch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alternatives,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>(b)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integrate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RTOS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multicore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schedulers,</w:t>
                              </w:r>
                              <w:r>
                                <w:rPr>
                                  <w:color w:val="000000"/>
                                  <w:spacing w:val="-5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>(c)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analyze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efficacy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each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techniques.</w:t>
                              </w:r>
                            </w:p>
                            <w:p w14:paraId="575BF264" w14:textId="77777777" w:rsidR="00F85719" w:rsidRDefault="00D251A0">
                              <w:pPr>
                                <w:pStyle w:val="BodyText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20"/>
                                </w:tabs>
                                <w:kinsoku w:val="0"/>
                                <w:overflowPunct w:val="0"/>
                                <w:spacing w:line="268" w:lineRule="auto"/>
                                <w:ind w:right="197"/>
                                <w:jc w:val="both"/>
                                <w:rPr>
                                  <w:color w:val="000000"/>
                                  <w:w w:val="1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w w:val="110"/>
                                </w:rPr>
                                <w:t>TASK 2.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Design frameworks for methodically integrating reactive monitoring and detection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mechanisms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multi-core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RTS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non-preemptive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execution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precedence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constraints.</w:t>
                              </w:r>
                            </w:p>
                            <w:p w14:paraId="7D6EBBF8" w14:textId="77777777" w:rsidR="00F85719" w:rsidRDefault="00D251A0">
                              <w:pPr>
                                <w:pStyle w:val="BodyText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20"/>
                                </w:tabs>
                                <w:kinsoku w:val="0"/>
                                <w:overflowPunct w:val="0"/>
                                <w:spacing w:line="268" w:lineRule="auto"/>
                                <w:ind w:right="197"/>
                                <w:jc w:val="both"/>
                                <w:rPr>
                                  <w:color w:val="000000"/>
                                  <w:w w:val="1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w w:val="110"/>
                                </w:rPr>
                                <w:t xml:space="preserve">TASK 3.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 xml:space="preserve">(a)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 xml:space="preserve">Explore different performance metrics and evaluate their efficacy;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 xml:space="preserve">(b)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Study whether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new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metrics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can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provide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additional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real-time/security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insights.</w:t>
                              </w:r>
                            </w:p>
                            <w:p w14:paraId="1C2E0A8A" w14:textId="77777777" w:rsidR="00F85719" w:rsidRDefault="00D251A0">
                              <w:pPr>
                                <w:pStyle w:val="BodyText"/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20"/>
                                </w:tabs>
                                <w:kinsoku w:val="0"/>
                                <w:overflowPunct w:val="0"/>
                                <w:spacing w:line="268" w:lineRule="auto"/>
                                <w:ind w:right="197"/>
                                <w:jc w:val="both"/>
                                <w:rPr>
                                  <w:color w:val="000000"/>
                                  <w:w w:val="11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w w:val="110"/>
                                </w:rPr>
                                <w:t xml:space="preserve">TASK 4.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 xml:space="preserve">(a)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Retrofit TrustZone technology for the real-time security integration frameworks —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 xml:space="preserve">this includes development of new frameworks, algorithms, and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w w:val="110"/>
                                </w:rPr>
                                <w:t>schedulability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10"/>
                                </w:rPr>
                                <w:t xml:space="preserve"> analysis as well as</w:t>
                              </w:r>
                              <w:r>
                                <w:rPr>
                                  <w:color w:val="000000"/>
                                  <w:spacing w:val="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 xml:space="preserve">necessary system-level modifications;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 xml:space="preserve">(b)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Develop OS-level APIs and integrate them with existing</w:t>
                              </w:r>
                              <w:r>
                                <w:rPr>
                                  <w:color w:val="000000"/>
                                  <w:spacing w:val="-5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real-time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kernels;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w w:val="110"/>
                                </w:rPr>
                                <w:t>(c)</w:t>
                              </w:r>
                              <w:r>
                                <w:rPr>
                                  <w:i/>
                                  <w:iCs/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Prepare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necessary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documentation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open-source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</w:rPr>
                                <w:t>release.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47"/>
                        <wps:cNvSpPr txBox="1">
                          <a:spLocks/>
                        </wps:cNvSpPr>
                        <wps:spPr bwMode="auto">
                          <a:xfrm>
                            <a:off x="5371" y="2787"/>
                            <a:ext cx="1498" cy="142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DC8D3" w14:textId="77777777" w:rsidR="00F85719" w:rsidRDefault="00D251A0">
                              <w:pPr>
                                <w:pStyle w:val="BodyText"/>
                                <w:kinsoku w:val="0"/>
                                <w:overflowPunct w:val="0"/>
                                <w:spacing w:line="122" w:lineRule="exact"/>
                                <w:ind w:left="59"/>
                                <w:rPr>
                                  <w:b/>
                                  <w:bCs/>
                                  <w:color w:val="000000"/>
                                  <w:w w:val="10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1"/>
                                  <w:w w:val="105"/>
                                </w:rPr>
                                <w:t>Research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w w:val="105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A457C" id="Group 233" o:spid="_x0000_s1235" style="position:absolute;left:0;text-align:left;margin-left:1in;margin-top:132.7pt;width:468pt;height:160.05pt;z-index:251658240;mso-wrap-distance-left:0;mso-wrap-distance-right:0;mso-position-horizontal-relative:page" coordorigin="1440,2654" coordsize="9360,32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" o:allowincell="f">
                <v:shape id="Freeform 234" o:spid="_x0000_s1236" style="position:absolute;left:1443;top:2783;width:1;height:3065;visibility:visible;mso-wrap-style:square;v-text-anchor:top" coordsize="1,3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" path="m,3064l,e" filled="f" strokeweight=".14039mm">
                  <v:path arrowok="t" o:connecttype="custom" o:connectlocs="0,3064;0,0" o:connectangles="0,0"/>
                </v:shape>
                <v:group id="Group 235" o:spid="_x0000_s1237" style="position:absolute;left:1447;top:2787;width:9345;height:1" coordorigin="1447,2787" coordsize="934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HfiyAAAAOA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">
                  <v:shape id="Freeform 236" o:spid="_x0000_s1238" style="position:absolute;left:1447;top:2787;width:9345;height:1;visibility:visible;mso-wrap-style:square;v-text-anchor:top" coordsize="934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" path="m,l3923,e" filled="f" strokeweight=".14039mm">
                    <v:path arrowok="t" o:connecttype="custom" o:connectlocs="0,0;3923,0" o:connectangles="0,0"/>
                  </v:shape>
                  <v:shape id="Freeform 237" o:spid="_x0000_s1239" style="position:absolute;left:1447;top:2787;width:9345;height:1;visibility:visible;mso-wrap-style:square;v-text-anchor:top" coordsize="9345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" path="m5420,l9344,e" filled="f" strokeweight=".14039mm">
                    <v:path arrowok="t" o:connecttype="custom" o:connectlocs="5420,0;9344,0" o:connectangles="0,0"/>
                  </v:shape>
                </v:group>
                <v:shape id="Freeform 238" o:spid="_x0000_s1240" style="position:absolute;left:1447;top:2791;width:9345;height:138;visibility:visible;mso-wrap-style:square;v-text-anchor:top" coordsize="9345,1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" path="m,137r9344,l9344,,,,,137xe" fillcolor="#f2f2f2" stroked="f">
                  <v:path arrowok="t" o:connecttype="custom" o:connectlocs="0,137;9344,137;9344,0;0,0;0,137" o:connectangles="0,0,0,0,0"/>
                </v:shape>
                <v:shape id="Freeform 239" o:spid="_x0000_s1241" style="position:absolute;left:1440;top:5851;width:9360;height:1;visibility:visible;mso-wrap-style:square;v-text-anchor:top" coordsize="9360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" path="m,l9360,e" filled="f" strokeweight=".14039mm">
                  <v:path arrowok="t" o:connecttype="custom" o:connectlocs="0,0;9360,0" o:connectangles="0,0"/>
                </v:shape>
                <v:shape id="Freeform 240" o:spid="_x0000_s1242" style="position:absolute;left:10796;top:2783;width:1;height:3065;visibility:visible;mso-wrap-style:square;v-text-anchor:top" coordsize="1,3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" path="m,3064l,e" filled="f" strokeweight=".14039mm">
                  <v:path arrowok="t" o:connecttype="custom" o:connectlocs="0,3064;0,0" o:connectangles="0,0"/>
                </v:shape>
                <v:shape id="Freeform 241" o:spid="_x0000_s1243" style="position:absolute;left:5371;top:2662;width:1498;height:266;visibility:visible;mso-wrap-style:square;v-text-anchor:top" coordsize="1498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" path="m1497,l,,,265r1497,l1497,xe" fillcolor="#d8d8d8" stroked="f">
                  <v:path arrowok="t" o:connecttype="custom" o:connectlocs="1497,0;0,0;0,265;1497,265;1497,0" o:connectangles="0,0,0,0,0"/>
                </v:shape>
                <v:shape id="Freeform 242" o:spid="_x0000_s1244" style="position:absolute;left:5363;top:2658;width:1514;height:1;visibility:visible;mso-wrap-style:square;v-text-anchor:top" coordsize="1514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" path="m,l1513,e" filled="f" strokeweight=".14039mm">
                  <v:path arrowok="t" o:connecttype="custom" o:connectlocs="0,0;1513,0" o:connectangles="0,0"/>
                </v:shape>
                <v:shape id="Freeform 243" o:spid="_x0000_s1245" style="position:absolute;left:5367;top:2658;width:1;height:274;visibility:visible;mso-wrap-style:square;v-text-anchor:top" coordsize="1,2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" path="m,273l,e" filled="f" strokeweight=".14039mm">
                  <v:path arrowok="t" o:connecttype="custom" o:connectlocs="0,273;0,0" o:connectangles="0,0"/>
                </v:shape>
                <v:shape id="Freeform 244" o:spid="_x0000_s1246" style="position:absolute;left:6872;top:2658;width:1;height:274;visibility:visible;mso-wrap-style:square;v-text-anchor:top" coordsize="1,2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" path="m,273l,e" filled="f" strokeweight=".14039mm">
                  <v:path arrowok="t" o:connecttype="custom" o:connectlocs="0,273;0,0" o:connectangles="0,0"/>
                </v:shape>
                <v:shape id="Freeform 245" o:spid="_x0000_s1247" style="position:absolute;left:5363;top:2932;width:1514;height:1;visibility:visible;mso-wrap-style:square;v-text-anchor:top" coordsize="1514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" path="m,l1513,e" filled="f" strokeweight=".14039mm">
                  <v:path arrowok="t" o:connecttype="custom" o:connectlocs="0,0;1513,0" o:connectangles="0,0"/>
                </v:shape>
                <v:shape id="Text Box 246" o:spid="_x0000_s1248" type="#_x0000_t202" style="position:absolute;left:1448;top:2933;width:9345;height:29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" fillcolor="#f2f2f2" stroked="f">
                  <v:path arrowok="t"/>
                  <v:textbox inset="0,0,0,0">
                    <w:txbxContent>
                      <w:p w14:paraId="6F56287B" w14:textId="77777777" w:rsidR="00000000" w:rsidRDefault="00D251A0">
                        <w:pPr>
                          <w:pStyle w:val="BodyText"/>
                          <w:numPr>
                            <w:ilvl w:val="0"/>
                            <w:numId w:val="4"/>
                          </w:numPr>
                          <w:tabs>
                            <w:tab w:val="left" w:pos="420"/>
                          </w:tabs>
                          <w:kinsoku w:val="0"/>
                          <w:overflowPunct w:val="0"/>
                          <w:spacing w:before="4" w:line="268" w:lineRule="auto"/>
                          <w:ind w:right="197"/>
                          <w:jc w:val="both"/>
                          <w:rPr>
                            <w:color w:val="000000"/>
                            <w:w w:val="11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w w:val="110"/>
                          </w:rPr>
                          <w:t>TASK 1.</w:t>
                        </w:r>
                        <w:r>
                          <w:rPr>
                            <w:b/>
                            <w:bCs/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Extend multi-mode framework for multicore RTS — this includes:</w:t>
                        </w:r>
                        <w:r>
                          <w:rPr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 xml:space="preserve">(a) </w:t>
                        </w:r>
                        <w:r>
                          <w:rPr>
                            <w:color w:val="000000"/>
                            <w:w w:val="110"/>
                          </w:rPr>
                          <w:t>design-space</w:t>
                        </w:r>
                        <w:r>
                          <w:rPr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exploration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of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multiple</w:t>
                        </w:r>
                        <w:r>
                          <w:rPr>
                            <w:color w:val="000000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mode-switch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alternatives,</w:t>
                        </w:r>
                        <w:r>
                          <w:rPr>
                            <w:color w:val="000000"/>
                            <w:spacing w:val="-10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>(b)</w:t>
                        </w:r>
                        <w:r>
                          <w:rPr>
                            <w:i/>
                            <w:iCs/>
                            <w:color w:val="000000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integrate</w:t>
                        </w:r>
                        <w:r>
                          <w:rPr>
                            <w:color w:val="000000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with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RTOS</w:t>
                        </w:r>
                        <w:r>
                          <w:rPr>
                            <w:color w:val="000000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and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multicore</w:t>
                        </w:r>
                        <w:r>
                          <w:rPr>
                            <w:color w:val="000000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schedulers,</w:t>
                        </w:r>
                        <w:r>
                          <w:rPr>
                            <w:color w:val="000000"/>
                            <w:spacing w:val="-53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and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>(c)</w:t>
                        </w:r>
                        <w:r>
                          <w:rPr>
                            <w:i/>
                            <w:iCs/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analyze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the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efficacy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of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each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of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the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techniques.</w:t>
                        </w:r>
                      </w:p>
                      <w:p w14:paraId="575BF264" w14:textId="77777777" w:rsidR="00000000" w:rsidRDefault="00D251A0">
                        <w:pPr>
                          <w:pStyle w:val="BodyText"/>
                          <w:numPr>
                            <w:ilvl w:val="0"/>
                            <w:numId w:val="4"/>
                          </w:numPr>
                          <w:tabs>
                            <w:tab w:val="left" w:pos="420"/>
                          </w:tabs>
                          <w:kinsoku w:val="0"/>
                          <w:overflowPunct w:val="0"/>
                          <w:spacing w:line="268" w:lineRule="auto"/>
                          <w:ind w:right="197"/>
                          <w:jc w:val="both"/>
                          <w:rPr>
                            <w:color w:val="000000"/>
                            <w:w w:val="11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w w:val="110"/>
                          </w:rPr>
                          <w:t>TASK 2.</w:t>
                        </w:r>
                        <w:r>
                          <w:rPr>
                            <w:b/>
                            <w:bCs/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Design frameworks for methodically integrating reactive monitoring and detection</w:t>
                        </w:r>
                        <w:r>
                          <w:rPr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mechanisms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for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multi-core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RTS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with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non-preemptive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execution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and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precedence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constraints.</w:t>
                        </w:r>
                      </w:p>
                      <w:p w14:paraId="7D6EBBF8" w14:textId="77777777" w:rsidR="00000000" w:rsidRDefault="00D251A0">
                        <w:pPr>
                          <w:pStyle w:val="BodyText"/>
                          <w:numPr>
                            <w:ilvl w:val="0"/>
                            <w:numId w:val="4"/>
                          </w:numPr>
                          <w:tabs>
                            <w:tab w:val="left" w:pos="420"/>
                          </w:tabs>
                          <w:kinsoku w:val="0"/>
                          <w:overflowPunct w:val="0"/>
                          <w:spacing w:line="268" w:lineRule="auto"/>
                          <w:ind w:right="197"/>
                          <w:jc w:val="both"/>
                          <w:rPr>
                            <w:color w:val="000000"/>
                            <w:w w:val="11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w w:val="110"/>
                          </w:rPr>
                          <w:t xml:space="preserve">TASK 3.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 xml:space="preserve">(a) </w:t>
                        </w:r>
                        <w:r>
                          <w:rPr>
                            <w:color w:val="000000"/>
                            <w:w w:val="110"/>
                          </w:rPr>
                          <w:t xml:space="preserve">Explore different performance metrics and evaluate their efficacy;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 xml:space="preserve">(b) </w:t>
                        </w:r>
                        <w:r>
                          <w:rPr>
                            <w:color w:val="000000"/>
                            <w:w w:val="110"/>
                          </w:rPr>
                          <w:t>Study whether</w:t>
                        </w:r>
                        <w:r>
                          <w:rPr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new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metrics</w:t>
                        </w:r>
                        <w:r>
                          <w:rPr>
                            <w:color w:val="000000"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can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provide</w:t>
                        </w:r>
                        <w:r>
                          <w:rPr>
                            <w:color w:val="000000"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additional</w:t>
                        </w:r>
                        <w:r>
                          <w:rPr>
                            <w:color w:val="000000"/>
                            <w:spacing w:val="-4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real-time/security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insights.</w:t>
                        </w:r>
                      </w:p>
                      <w:p w14:paraId="1C2E0A8A" w14:textId="77777777" w:rsidR="00000000" w:rsidRDefault="00D251A0">
                        <w:pPr>
                          <w:pStyle w:val="BodyText"/>
                          <w:numPr>
                            <w:ilvl w:val="0"/>
                            <w:numId w:val="4"/>
                          </w:numPr>
                          <w:tabs>
                            <w:tab w:val="left" w:pos="420"/>
                          </w:tabs>
                          <w:kinsoku w:val="0"/>
                          <w:overflowPunct w:val="0"/>
                          <w:spacing w:line="268" w:lineRule="auto"/>
                          <w:ind w:right="197"/>
                          <w:jc w:val="both"/>
                          <w:rPr>
                            <w:color w:val="000000"/>
                            <w:w w:val="110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w w:val="110"/>
                          </w:rPr>
                          <w:t xml:space="preserve">TASK 4.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 xml:space="preserve">(a) </w:t>
                        </w:r>
                        <w:r>
                          <w:rPr>
                            <w:color w:val="000000"/>
                            <w:w w:val="110"/>
                          </w:rPr>
                          <w:t>Retrofit TrustZone technology for the real-time security integration frameworks —</w:t>
                        </w:r>
                        <w:r>
                          <w:rPr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this includes</w:t>
                        </w:r>
                        <w:r>
                          <w:rPr>
                            <w:color w:val="000000"/>
                            <w:w w:val="110"/>
                          </w:rPr>
                          <w:t xml:space="preserve"> development of new frameworks, algorithms, and schedulability analysis as well as</w:t>
                        </w:r>
                        <w:r>
                          <w:rPr>
                            <w:color w:val="000000"/>
                            <w:spacing w:val="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 xml:space="preserve">necessary system-level modifications;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 xml:space="preserve">(b) </w:t>
                        </w:r>
                        <w:r>
                          <w:rPr>
                            <w:color w:val="000000"/>
                            <w:w w:val="110"/>
                          </w:rPr>
                          <w:t>Develop OS-level APIs and integrate them with existing</w:t>
                        </w:r>
                        <w:r>
                          <w:rPr>
                            <w:color w:val="000000"/>
                            <w:spacing w:val="-5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real-time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kernels;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olor w:val="000000"/>
                            <w:w w:val="110"/>
                          </w:rPr>
                          <w:t>(c)</w:t>
                        </w:r>
                        <w:r>
                          <w:rPr>
                            <w:i/>
                            <w:iCs/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Prepare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necessary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documentation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for</w:t>
                        </w:r>
                        <w:r>
                          <w:rPr>
                            <w:color w:val="000000"/>
                            <w:spacing w:val="-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open-source</w:t>
                        </w:r>
                        <w:r>
                          <w:rPr>
                            <w:color w:val="000000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</w:rPr>
                          <w:t>relea</w:t>
                        </w:r>
                        <w:r>
                          <w:rPr>
                            <w:color w:val="000000"/>
                            <w:w w:val="110"/>
                          </w:rPr>
                          <w:t>se.</w:t>
                        </w:r>
                      </w:p>
                    </w:txbxContent>
                  </v:textbox>
                </v:shape>
                <v:shape id="Text Box 247" o:spid="_x0000_s1249" type="#_x0000_t202" style="position:absolute;left:5371;top:2787;width:1498;height:1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" fillcolor="#d8d8d8" stroked="f">
                  <v:path arrowok="t"/>
                  <v:textbox inset="0,0,0,0">
                    <w:txbxContent>
                      <w:p w14:paraId="7E3DC8D3" w14:textId="77777777" w:rsidR="00000000" w:rsidRDefault="00D251A0">
                        <w:pPr>
                          <w:pStyle w:val="BodyText"/>
                          <w:kinsoku w:val="0"/>
                          <w:overflowPunct w:val="0"/>
                          <w:spacing w:line="122" w:lineRule="exact"/>
                          <w:ind w:left="59"/>
                          <w:rPr>
                            <w:b/>
                            <w:bCs/>
                            <w:color w:val="000000"/>
                            <w:w w:val="105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1"/>
                            <w:w w:val="105"/>
                          </w:rPr>
                          <w:t>Research</w:t>
                        </w:r>
                        <w:r>
                          <w:rPr>
                            <w:b/>
                            <w:bCs/>
                            <w:color w:val="000000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/>
                            <w:w w:val="105"/>
                          </w:rPr>
                          <w:t>Tasks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251A0">
        <w:rPr>
          <w:w w:val="110"/>
        </w:rPr>
        <w:t>instance, the scheduler and context switch overhead of TrustZone enclaves need to be bounded to ensure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that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timing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constrains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are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not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violated.</w:t>
      </w:r>
      <w:r w:rsidR="00D251A0">
        <w:rPr>
          <w:spacing w:val="5"/>
          <w:w w:val="110"/>
        </w:rPr>
        <w:t xml:space="preserve"> </w:t>
      </w:r>
      <w:r w:rsidR="00D251A0">
        <w:rPr>
          <w:w w:val="110"/>
        </w:rPr>
        <w:t>In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proposed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research,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we</w:t>
      </w:r>
      <w:r w:rsidR="00D251A0">
        <w:rPr>
          <w:spacing w:val="-10"/>
          <w:w w:val="110"/>
        </w:rPr>
        <w:t xml:space="preserve"> </w:t>
      </w:r>
      <w:r w:rsidR="00D251A0">
        <w:rPr>
          <w:w w:val="110"/>
        </w:rPr>
        <w:t>will</w:t>
      </w:r>
      <w:r w:rsidR="00D251A0">
        <w:rPr>
          <w:spacing w:val="-11"/>
          <w:w w:val="110"/>
        </w:rPr>
        <w:t xml:space="preserve"> </w:t>
      </w:r>
      <w:r w:rsidR="00D251A0">
        <w:rPr>
          <w:w w:val="110"/>
        </w:rPr>
        <w:t>develop</w:t>
      </w:r>
      <w:r w:rsidR="00D251A0">
        <w:rPr>
          <w:spacing w:val="-12"/>
          <w:w w:val="110"/>
        </w:rPr>
        <w:t xml:space="preserve"> </w:t>
      </w:r>
      <w:r w:rsidR="00D251A0">
        <w:rPr>
          <w:i/>
          <w:iCs/>
          <w:w w:val="110"/>
        </w:rPr>
        <w:t>design-time</w:t>
      </w:r>
      <w:r w:rsidR="00D251A0">
        <w:rPr>
          <w:i/>
          <w:iCs/>
          <w:spacing w:val="-10"/>
          <w:w w:val="110"/>
        </w:rPr>
        <w:t xml:space="preserve"> </w:t>
      </w:r>
      <w:proofErr w:type="spellStart"/>
      <w:r w:rsidR="00D251A0">
        <w:rPr>
          <w:i/>
          <w:iCs/>
          <w:w w:val="110"/>
        </w:rPr>
        <w:t>schedulability</w:t>
      </w:r>
      <w:proofErr w:type="spellEnd"/>
      <w:r w:rsidR="00D251A0">
        <w:rPr>
          <w:i/>
          <w:iCs/>
          <w:spacing w:val="-53"/>
          <w:w w:val="110"/>
        </w:rPr>
        <w:t xml:space="preserve"> </w:t>
      </w:r>
      <w:r w:rsidR="00D251A0">
        <w:rPr>
          <w:i/>
          <w:iCs/>
          <w:w w:val="110"/>
        </w:rPr>
        <w:t>models</w:t>
      </w:r>
      <w:r w:rsidR="00D251A0">
        <w:rPr>
          <w:i/>
          <w:iCs/>
          <w:spacing w:val="15"/>
          <w:w w:val="110"/>
        </w:rPr>
        <w:t xml:space="preserve"> </w:t>
      </w:r>
      <w:r w:rsidR="00D251A0">
        <w:rPr>
          <w:w w:val="110"/>
        </w:rPr>
        <w:t>that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will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analytically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guarantee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that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the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timing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constraints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are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satisfied.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We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will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further</w:t>
      </w:r>
      <w:r w:rsidR="00D251A0">
        <w:rPr>
          <w:spacing w:val="15"/>
          <w:w w:val="110"/>
        </w:rPr>
        <w:t xml:space="preserve"> </w:t>
      </w:r>
      <w:r w:rsidR="00D251A0">
        <w:rPr>
          <w:w w:val="110"/>
        </w:rPr>
        <w:t>develop</w:t>
      </w:r>
      <w:r w:rsidR="00D251A0">
        <w:rPr>
          <w:spacing w:val="-53"/>
          <w:w w:val="110"/>
        </w:rPr>
        <w:t xml:space="preserve"> </w:t>
      </w:r>
      <w:r w:rsidR="00D251A0">
        <w:rPr>
          <w:i/>
          <w:iCs/>
          <w:w w:val="105"/>
        </w:rPr>
        <w:t>a</w:t>
      </w:r>
      <w:r w:rsidR="00D251A0">
        <w:rPr>
          <w:i/>
          <w:iCs/>
          <w:spacing w:val="26"/>
          <w:w w:val="105"/>
        </w:rPr>
        <w:t xml:space="preserve"> </w:t>
      </w:r>
      <w:r w:rsidR="00D251A0">
        <w:rPr>
          <w:i/>
          <w:iCs/>
          <w:w w:val="105"/>
        </w:rPr>
        <w:t>secure</w:t>
      </w:r>
      <w:r w:rsidR="00D251A0">
        <w:rPr>
          <w:i/>
          <w:iCs/>
          <w:spacing w:val="26"/>
          <w:w w:val="105"/>
        </w:rPr>
        <w:t xml:space="preserve"> </w:t>
      </w:r>
      <w:r w:rsidR="00D251A0">
        <w:rPr>
          <w:i/>
          <w:iCs/>
          <w:w w:val="105"/>
        </w:rPr>
        <w:t>OS-level</w:t>
      </w:r>
      <w:r w:rsidR="00D251A0">
        <w:rPr>
          <w:i/>
          <w:iCs/>
          <w:spacing w:val="27"/>
          <w:w w:val="105"/>
        </w:rPr>
        <w:t xml:space="preserve"> </w:t>
      </w:r>
      <w:r w:rsidR="00D251A0">
        <w:rPr>
          <w:i/>
          <w:iCs/>
          <w:w w:val="105"/>
        </w:rPr>
        <w:t>interface</w:t>
      </w:r>
      <w:r w:rsidR="00D251A0">
        <w:rPr>
          <w:i/>
          <w:iCs/>
          <w:spacing w:val="26"/>
          <w:w w:val="105"/>
        </w:rPr>
        <w:t xml:space="preserve"> </w:t>
      </w:r>
      <w:r w:rsidR="00D251A0">
        <w:rPr>
          <w:w w:val="105"/>
        </w:rPr>
        <w:t>based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on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commodity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open-source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real-time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kernels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(RT_PREEMPT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Linux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[84]</w:t>
      </w:r>
      <w:r w:rsidR="00D251A0">
        <w:rPr>
          <w:spacing w:val="-50"/>
          <w:w w:val="105"/>
        </w:rPr>
        <w:t xml:space="preserve"> </w:t>
      </w:r>
      <w:r w:rsidR="00D251A0">
        <w:rPr>
          <w:w w:val="110"/>
        </w:rPr>
        <w:t>and LITMUS</w:t>
      </w:r>
      <w:r w:rsidR="00D251A0">
        <w:rPr>
          <w:w w:val="110"/>
          <w:position w:val="7"/>
          <w:sz w:val="15"/>
          <w:szCs w:val="15"/>
        </w:rPr>
        <w:t xml:space="preserve">RT </w:t>
      </w:r>
      <w:r w:rsidR="00D251A0">
        <w:rPr>
          <w:w w:val="110"/>
        </w:rPr>
        <w:t xml:space="preserve">[85]) and OP-TEE [89] TrustZone ports. Our </w:t>
      </w:r>
      <w:proofErr w:type="spellStart"/>
      <w:r w:rsidR="00D251A0">
        <w:rPr>
          <w:w w:val="110"/>
        </w:rPr>
        <w:t>schedulability</w:t>
      </w:r>
      <w:proofErr w:type="spellEnd"/>
      <w:r w:rsidR="00D251A0">
        <w:rPr>
          <w:w w:val="110"/>
        </w:rPr>
        <w:t xml:space="preserve"> tests, scheduler plug-ins, and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OS-level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mechanisms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will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ensure</w:t>
      </w:r>
      <w:r w:rsidR="00D251A0">
        <w:rPr>
          <w:spacing w:val="-14"/>
          <w:w w:val="110"/>
        </w:rPr>
        <w:t xml:space="preserve"> </w:t>
      </w:r>
      <w:r w:rsidR="00D251A0">
        <w:rPr>
          <w:w w:val="110"/>
        </w:rPr>
        <w:t>that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security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tasks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are</w:t>
      </w:r>
      <w:r w:rsidR="00D251A0">
        <w:rPr>
          <w:spacing w:val="-15"/>
          <w:w w:val="110"/>
        </w:rPr>
        <w:t xml:space="preserve"> </w:t>
      </w:r>
      <w:r w:rsidR="00D251A0">
        <w:rPr>
          <w:w w:val="110"/>
        </w:rPr>
        <w:t>executed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in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a</w:t>
      </w:r>
      <w:r w:rsidR="00D251A0">
        <w:rPr>
          <w:spacing w:val="-15"/>
          <w:w w:val="110"/>
        </w:rPr>
        <w:t xml:space="preserve"> </w:t>
      </w:r>
      <w:r w:rsidR="00D251A0">
        <w:rPr>
          <w:w w:val="110"/>
        </w:rPr>
        <w:t>tamper-proof</w:t>
      </w:r>
      <w:r w:rsidR="00D251A0">
        <w:rPr>
          <w:spacing w:val="-14"/>
          <w:w w:val="110"/>
        </w:rPr>
        <w:t xml:space="preserve"> </w:t>
      </w:r>
      <w:r w:rsidR="00D251A0">
        <w:rPr>
          <w:w w:val="110"/>
        </w:rPr>
        <w:t>environment</w:t>
      </w:r>
      <w:r w:rsidR="00D251A0">
        <w:rPr>
          <w:spacing w:val="-16"/>
          <w:w w:val="110"/>
        </w:rPr>
        <w:t xml:space="preserve"> </w:t>
      </w:r>
      <w:r w:rsidR="00D251A0">
        <w:rPr>
          <w:w w:val="110"/>
        </w:rPr>
        <w:t>(TrustZone</w:t>
      </w:r>
      <w:r w:rsidR="00D251A0">
        <w:rPr>
          <w:spacing w:val="-53"/>
          <w:w w:val="110"/>
        </w:rPr>
        <w:t xml:space="preserve"> </w:t>
      </w:r>
      <w:r w:rsidR="00D251A0">
        <w:rPr>
          <w:w w:val="110"/>
        </w:rPr>
        <w:t>enclaves) and carried out their desired functionalities while retaining real-time guarantees. In the past we</w:t>
      </w:r>
      <w:r w:rsidR="00D251A0">
        <w:rPr>
          <w:spacing w:val="1"/>
          <w:w w:val="110"/>
        </w:rPr>
        <w:t xml:space="preserve"> </w:t>
      </w:r>
      <w:r w:rsidR="00D251A0">
        <w:rPr>
          <w:i/>
          <w:iCs/>
        </w:rPr>
        <w:t>successfully</w:t>
      </w:r>
      <w:r w:rsidR="00D251A0">
        <w:rPr>
          <w:i/>
          <w:iCs/>
          <w:spacing w:val="29"/>
        </w:rPr>
        <w:t xml:space="preserve"> </w:t>
      </w:r>
      <w:r w:rsidR="00D251A0">
        <w:rPr>
          <w:i/>
          <w:iCs/>
        </w:rPr>
        <w:t>used</w:t>
      </w:r>
      <w:r w:rsidR="00D251A0">
        <w:rPr>
          <w:i/>
          <w:iCs/>
          <w:spacing w:val="30"/>
        </w:rPr>
        <w:t xml:space="preserve"> </w:t>
      </w:r>
      <w:r w:rsidR="00D251A0">
        <w:rPr>
          <w:i/>
          <w:iCs/>
        </w:rPr>
        <w:t>off-the-shelf</w:t>
      </w:r>
      <w:r w:rsidR="00D251A0">
        <w:rPr>
          <w:i/>
          <w:iCs/>
          <w:spacing w:val="29"/>
        </w:rPr>
        <w:t xml:space="preserve"> </w:t>
      </w:r>
      <w:r w:rsidR="00D251A0">
        <w:rPr>
          <w:i/>
          <w:iCs/>
        </w:rPr>
        <w:t>trusted</w:t>
      </w:r>
      <w:r w:rsidR="00D251A0">
        <w:rPr>
          <w:i/>
          <w:iCs/>
          <w:spacing w:val="29"/>
        </w:rPr>
        <w:t xml:space="preserve"> </w:t>
      </w:r>
      <w:r w:rsidR="00D251A0">
        <w:rPr>
          <w:i/>
          <w:iCs/>
        </w:rPr>
        <w:t>modules</w:t>
      </w:r>
      <w:r w:rsidR="00D251A0">
        <w:rPr>
          <w:i/>
          <w:iCs/>
          <w:spacing w:val="29"/>
        </w:rPr>
        <w:t xml:space="preserve"> </w:t>
      </w:r>
      <w:r w:rsidR="00D251A0">
        <w:t>in</w:t>
      </w:r>
      <w:r w:rsidR="00D251A0">
        <w:rPr>
          <w:spacing w:val="29"/>
        </w:rPr>
        <w:t xml:space="preserve"> </w:t>
      </w:r>
      <w:r w:rsidR="00D251A0">
        <w:t>multiple</w:t>
      </w:r>
      <w:r w:rsidR="00D251A0">
        <w:rPr>
          <w:spacing w:val="31"/>
        </w:rPr>
        <w:t xml:space="preserve"> </w:t>
      </w:r>
      <w:r w:rsidR="00D251A0">
        <w:t>cyber-physical</w:t>
      </w:r>
      <w:r w:rsidR="00D251A0">
        <w:rPr>
          <w:spacing w:val="29"/>
        </w:rPr>
        <w:t xml:space="preserve"> </w:t>
      </w:r>
      <w:r w:rsidR="00D251A0">
        <w:t>use-cases</w:t>
      </w:r>
      <w:r w:rsidR="00D251A0">
        <w:rPr>
          <w:spacing w:val="29"/>
        </w:rPr>
        <w:t xml:space="preserve"> </w:t>
      </w:r>
      <w:r w:rsidR="00D251A0">
        <w:t>[29,</w:t>
      </w:r>
      <w:r w:rsidR="00D251A0">
        <w:rPr>
          <w:spacing w:val="-8"/>
        </w:rPr>
        <w:t xml:space="preserve"> </w:t>
      </w:r>
      <w:r w:rsidR="00D251A0">
        <w:t>39]</w:t>
      </w:r>
      <w:r w:rsidR="00D251A0">
        <w:rPr>
          <w:spacing w:val="30"/>
        </w:rPr>
        <w:t xml:space="preserve"> </w:t>
      </w:r>
      <w:r w:rsidR="00D251A0">
        <w:t>—</w:t>
      </w:r>
      <w:r w:rsidR="00D251A0">
        <w:rPr>
          <w:spacing w:val="29"/>
        </w:rPr>
        <w:t xml:space="preserve"> </w:t>
      </w:r>
      <w:r w:rsidR="00D251A0">
        <w:t>we</w:t>
      </w:r>
      <w:r w:rsidR="00D251A0">
        <w:rPr>
          <w:spacing w:val="31"/>
        </w:rPr>
        <w:t xml:space="preserve"> </w:t>
      </w:r>
      <w:r w:rsidR="00D251A0">
        <w:t>will</w:t>
      </w:r>
      <w:r w:rsidR="00D251A0">
        <w:rPr>
          <w:spacing w:val="29"/>
        </w:rPr>
        <w:t xml:space="preserve"> </w:t>
      </w:r>
      <w:r w:rsidR="00D251A0">
        <w:t>leverage</w:t>
      </w:r>
      <w:r w:rsidR="00D251A0">
        <w:rPr>
          <w:spacing w:val="-48"/>
        </w:rPr>
        <w:t xml:space="preserve"> </w:t>
      </w:r>
      <w:r w:rsidR="00D251A0">
        <w:rPr>
          <w:w w:val="105"/>
        </w:rPr>
        <w:t xml:space="preserve">our expertise on TEEs in the proposed research. We will </w:t>
      </w:r>
      <w:r w:rsidR="00D251A0">
        <w:rPr>
          <w:i/>
          <w:iCs/>
          <w:w w:val="105"/>
        </w:rPr>
        <w:t>open-source our implementation and release the APIs</w:t>
      </w:r>
      <w:r w:rsidR="00D251A0">
        <w:rPr>
          <w:i/>
          <w:iCs/>
          <w:spacing w:val="-50"/>
          <w:w w:val="105"/>
        </w:rPr>
        <w:t xml:space="preserve"> </w:t>
      </w:r>
      <w:r w:rsidR="00D251A0">
        <w:rPr>
          <w:w w:val="110"/>
        </w:rPr>
        <w:t>for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community</w:t>
      </w:r>
      <w:r w:rsidR="00D251A0">
        <w:rPr>
          <w:spacing w:val="-6"/>
          <w:w w:val="110"/>
        </w:rPr>
        <w:t xml:space="preserve"> </w:t>
      </w:r>
      <w:r w:rsidR="00D251A0">
        <w:rPr>
          <w:w w:val="110"/>
        </w:rPr>
        <w:t>use.</w:t>
      </w:r>
    </w:p>
    <w:p w14:paraId="06619E0F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164"/>
        <w:ind w:hanging="360"/>
        <w:jc w:val="both"/>
        <w:rPr>
          <w:w w:val="105"/>
        </w:rPr>
      </w:pPr>
      <w:r>
        <w:rPr>
          <w:w w:val="105"/>
        </w:rPr>
        <w:t>Evaluation</w:t>
      </w:r>
    </w:p>
    <w:p w14:paraId="69F946B7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19" w:right="117" w:firstLine="298"/>
        <w:jc w:val="both"/>
        <w:rPr>
          <w:w w:val="110"/>
        </w:rPr>
      </w:pPr>
      <w:r>
        <w:rPr>
          <w:w w:val="110"/>
        </w:rPr>
        <w:t>We will evaluate our proposed schemes using a variety of methods as we present below.</w:t>
      </w:r>
      <w:r>
        <w:rPr>
          <w:spacing w:val="1"/>
          <w:w w:val="110"/>
        </w:rPr>
        <w:t xml:space="preserve"> </w:t>
      </w:r>
      <w:r>
        <w:rPr>
          <w:w w:val="110"/>
        </w:rPr>
        <w:t>Our</w:t>
      </w:r>
      <w:r>
        <w:rPr>
          <w:spacing w:val="1"/>
          <w:w w:val="110"/>
        </w:rPr>
        <w:t xml:space="preserve"> </w:t>
      </w:r>
      <w:r>
        <w:rPr>
          <w:w w:val="110"/>
        </w:rPr>
        <w:t>implementation</w:t>
      </w:r>
      <w:r>
        <w:rPr>
          <w:spacing w:val="-8"/>
          <w:w w:val="110"/>
        </w:rPr>
        <w:t xml:space="preserve"> </w:t>
      </w:r>
      <w:r>
        <w:rPr>
          <w:w w:val="110"/>
        </w:rPr>
        <w:t>details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source</w:t>
      </w:r>
      <w:r>
        <w:rPr>
          <w:spacing w:val="-8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will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  <w:u w:val="single"/>
        </w:rPr>
        <w:t>publicly</w:t>
      </w:r>
      <w:r>
        <w:rPr>
          <w:i/>
          <w:iCs/>
          <w:spacing w:val="-7"/>
          <w:w w:val="110"/>
          <w:u w:val="single"/>
        </w:rPr>
        <w:t xml:space="preserve"> </w:t>
      </w:r>
      <w:r>
        <w:rPr>
          <w:i/>
          <w:iCs/>
          <w:w w:val="110"/>
          <w:u w:val="single"/>
        </w:rPr>
        <w:t>available</w:t>
      </w:r>
      <w:r>
        <w:rPr>
          <w:w w:val="110"/>
        </w:rPr>
        <w:t>.</w:t>
      </w:r>
    </w:p>
    <w:p w14:paraId="1B1ACD33" w14:textId="77777777" w:rsidR="00F85719" w:rsidRDefault="00D251A0">
      <w:pPr>
        <w:pStyle w:val="BodyText"/>
        <w:kinsoku w:val="0"/>
        <w:overflowPunct w:val="0"/>
        <w:spacing w:before="58" w:line="268" w:lineRule="auto"/>
        <w:ind w:left="120" w:right="117"/>
        <w:jc w:val="both"/>
        <w:rPr>
          <w:w w:val="115"/>
        </w:rPr>
      </w:pPr>
      <w:r>
        <w:rPr>
          <w:b/>
          <w:bCs/>
          <w:w w:val="110"/>
        </w:rPr>
        <w:t>Simulation-based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w w:val="110"/>
        </w:rPr>
        <w:t>Evaluation.</w:t>
      </w:r>
      <w:r>
        <w:rPr>
          <w:b/>
          <w:bCs/>
          <w:spacing w:val="45"/>
          <w:w w:val="110"/>
        </w:rPr>
        <w:t xml:space="preserve"> </w:t>
      </w:r>
      <w:proofErr w:type="gramStart"/>
      <w:r>
        <w:rPr>
          <w:w w:val="110"/>
        </w:rPr>
        <w:t>All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proofErr w:type="gramEnd"/>
      <w:r>
        <w:rPr>
          <w:spacing w:val="-10"/>
          <w:w w:val="110"/>
        </w:rPr>
        <w:t xml:space="preserve"> </w:t>
      </w:r>
      <w:r>
        <w:rPr>
          <w:w w:val="110"/>
        </w:rPr>
        <w:t>our</w:t>
      </w:r>
      <w:r>
        <w:rPr>
          <w:spacing w:val="-9"/>
          <w:w w:val="110"/>
        </w:rPr>
        <w:t xml:space="preserve"> </w:t>
      </w:r>
      <w:r>
        <w:rPr>
          <w:w w:val="110"/>
        </w:rPr>
        <w:t>approaches</w:t>
      </w:r>
      <w:r>
        <w:rPr>
          <w:spacing w:val="-9"/>
          <w:w w:val="110"/>
        </w:rPr>
        <w:t xml:space="preserve"> </w:t>
      </w:r>
      <w:r>
        <w:rPr>
          <w:w w:val="110"/>
        </w:rPr>
        <w:t>will</w:t>
      </w:r>
      <w:r>
        <w:rPr>
          <w:spacing w:val="-10"/>
          <w:w w:val="110"/>
        </w:rPr>
        <w:t xml:space="preserve"> </w:t>
      </w:r>
      <w:r>
        <w:rPr>
          <w:w w:val="110"/>
        </w:rPr>
        <w:t>first</w:t>
      </w:r>
      <w:r>
        <w:rPr>
          <w:spacing w:val="-9"/>
          <w:w w:val="110"/>
        </w:rPr>
        <w:t xml:space="preserve"> </w:t>
      </w:r>
      <w:r>
        <w:rPr>
          <w:w w:val="110"/>
        </w:rPr>
        <w:t>be</w:t>
      </w:r>
      <w:r>
        <w:rPr>
          <w:spacing w:val="-9"/>
          <w:w w:val="110"/>
        </w:rPr>
        <w:t xml:space="preserve"> </w:t>
      </w:r>
      <w:r>
        <w:rPr>
          <w:w w:val="110"/>
        </w:rPr>
        <w:t>evaluated</w:t>
      </w:r>
      <w:r>
        <w:rPr>
          <w:spacing w:val="-10"/>
          <w:w w:val="110"/>
        </w:rPr>
        <w:t xml:space="preserve"> </w:t>
      </w:r>
      <w:r>
        <w:rPr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w w:val="110"/>
        </w:rPr>
        <w:t>an</w:t>
      </w:r>
      <w:r>
        <w:rPr>
          <w:spacing w:val="-9"/>
          <w:w w:val="110"/>
        </w:rPr>
        <w:t xml:space="preserve"> </w:t>
      </w:r>
      <w:r>
        <w:rPr>
          <w:i/>
          <w:iCs/>
          <w:w w:val="110"/>
        </w:rPr>
        <w:t>internally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developed</w:t>
      </w:r>
      <w:r>
        <w:rPr>
          <w:i/>
          <w:iCs/>
          <w:spacing w:val="-53"/>
          <w:w w:val="110"/>
        </w:rPr>
        <w:t xml:space="preserve"> </w:t>
      </w:r>
      <w:r>
        <w:rPr>
          <w:i/>
          <w:iCs/>
          <w:w w:val="110"/>
        </w:rPr>
        <w:t>simulator</w:t>
      </w:r>
      <w:r>
        <w:rPr>
          <w:w w:val="110"/>
        </w:rPr>
        <w:t>. We will use the simulator to test with a more diverse set of real-time task parameters to explore</w:t>
      </w:r>
      <w:r>
        <w:rPr>
          <w:spacing w:val="-52"/>
          <w:w w:val="110"/>
        </w:rPr>
        <w:t xml:space="preserve"> </w:t>
      </w:r>
      <w:r>
        <w:rPr>
          <w:w w:val="115"/>
        </w:rPr>
        <w:t>the design-space and scalability of the solutions/algorithms that have been developed. In the past, we</w:t>
      </w:r>
      <w:r>
        <w:rPr>
          <w:spacing w:val="1"/>
          <w:w w:val="115"/>
        </w:rPr>
        <w:t xml:space="preserve"> </w:t>
      </w:r>
      <w:r>
        <w:rPr>
          <w:w w:val="105"/>
        </w:rPr>
        <w:t>extensively use open-source and custom in-house simulators [34, 36, 40–42, 44–47, 90] primarily to test the</w:t>
      </w:r>
      <w:r>
        <w:rPr>
          <w:spacing w:val="1"/>
          <w:w w:val="105"/>
        </w:rPr>
        <w:t xml:space="preserve"> </w:t>
      </w:r>
      <w:r>
        <w:rPr>
          <w:w w:val="115"/>
        </w:rPr>
        <w:t>theories,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we</w:t>
      </w:r>
      <w:r>
        <w:rPr>
          <w:spacing w:val="-12"/>
          <w:w w:val="115"/>
        </w:rPr>
        <w:t xml:space="preserve"> </w:t>
      </w:r>
      <w:r>
        <w:rPr>
          <w:w w:val="115"/>
        </w:rPr>
        <w:t>will</w:t>
      </w:r>
      <w:r>
        <w:rPr>
          <w:spacing w:val="-12"/>
          <w:w w:val="115"/>
        </w:rPr>
        <w:t xml:space="preserve"> </w:t>
      </w:r>
      <w:r>
        <w:rPr>
          <w:w w:val="115"/>
        </w:rPr>
        <w:t>use</w:t>
      </w:r>
      <w:r>
        <w:rPr>
          <w:spacing w:val="-12"/>
          <w:w w:val="115"/>
        </w:rPr>
        <w:t xml:space="preserve"> </w:t>
      </w:r>
      <w:r>
        <w:rPr>
          <w:w w:val="115"/>
        </w:rPr>
        <w:t>similar</w:t>
      </w:r>
      <w:r>
        <w:rPr>
          <w:spacing w:val="-11"/>
          <w:w w:val="115"/>
        </w:rPr>
        <w:t xml:space="preserve"> </w:t>
      </w:r>
      <w:r>
        <w:rPr>
          <w:w w:val="115"/>
        </w:rPr>
        <w:t>techniques</w:t>
      </w:r>
      <w:r>
        <w:rPr>
          <w:spacing w:val="-12"/>
          <w:w w:val="115"/>
        </w:rPr>
        <w:t xml:space="preserve"> </w:t>
      </w:r>
      <w:r>
        <w:rPr>
          <w:w w:val="115"/>
        </w:rPr>
        <w:t>to</w:t>
      </w:r>
      <w:r>
        <w:rPr>
          <w:spacing w:val="-12"/>
          <w:w w:val="115"/>
        </w:rPr>
        <w:t xml:space="preserve"> </w:t>
      </w:r>
      <w:r>
        <w:rPr>
          <w:w w:val="115"/>
        </w:rPr>
        <w:t>evaluate</w:t>
      </w:r>
      <w:r>
        <w:rPr>
          <w:spacing w:val="-12"/>
          <w:w w:val="115"/>
        </w:rPr>
        <w:t xml:space="preserve"> </w:t>
      </w:r>
      <w:r>
        <w:rPr>
          <w:w w:val="115"/>
        </w:rPr>
        <w:t>our</w:t>
      </w:r>
      <w:r>
        <w:rPr>
          <w:spacing w:val="-12"/>
          <w:w w:val="115"/>
        </w:rPr>
        <w:t xml:space="preserve"> </w:t>
      </w:r>
      <w:r>
        <w:rPr>
          <w:w w:val="115"/>
        </w:rPr>
        <w:t>proposed</w:t>
      </w:r>
      <w:r>
        <w:rPr>
          <w:spacing w:val="-11"/>
          <w:w w:val="115"/>
        </w:rPr>
        <w:t xml:space="preserve"> </w:t>
      </w:r>
      <w:r>
        <w:rPr>
          <w:w w:val="115"/>
        </w:rPr>
        <w:t>schemes.</w:t>
      </w:r>
    </w:p>
    <w:p w14:paraId="6E3ED486" w14:textId="77777777" w:rsidR="00F85719" w:rsidRDefault="00D251A0">
      <w:pPr>
        <w:pStyle w:val="BodyText"/>
        <w:kinsoku w:val="0"/>
        <w:overflowPunct w:val="0"/>
        <w:spacing w:before="54" w:line="264" w:lineRule="auto"/>
        <w:ind w:left="120" w:right="117"/>
        <w:jc w:val="both"/>
        <w:rPr>
          <w:w w:val="110"/>
        </w:rPr>
      </w:pPr>
      <w:r>
        <w:rPr>
          <w:b/>
          <w:bCs/>
          <w:w w:val="110"/>
        </w:rPr>
        <w:t>System Integration and Benchmarks.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 xml:space="preserve">We will integrate our proposed ideas into </w:t>
      </w:r>
      <w:r>
        <w:rPr>
          <w:i/>
          <w:iCs/>
          <w:w w:val="110"/>
        </w:rPr>
        <w:t>two real-time kernels</w:t>
      </w:r>
      <w:r>
        <w:rPr>
          <w:i/>
          <w:iCs/>
          <w:spacing w:val="1"/>
          <w:w w:val="110"/>
        </w:rPr>
        <w:t xml:space="preserve"> </w:t>
      </w:r>
      <w:r>
        <w:rPr>
          <w:w w:val="110"/>
        </w:rPr>
        <w:t>(RT_PREEMPT [84] and LITMUS</w:t>
      </w:r>
      <w:r>
        <w:rPr>
          <w:w w:val="110"/>
          <w:position w:val="7"/>
          <w:sz w:val="15"/>
          <w:szCs w:val="15"/>
        </w:rPr>
        <w:t xml:space="preserve">RT </w:t>
      </w:r>
      <w:r>
        <w:rPr>
          <w:w w:val="110"/>
        </w:rPr>
        <w:t>[85]) and use OP-TEE [89] as our secure enclave. We will develop</w:t>
      </w:r>
      <w:r>
        <w:rPr>
          <w:spacing w:val="1"/>
          <w:w w:val="110"/>
        </w:rPr>
        <w:t xml:space="preserve"> </w:t>
      </w:r>
      <w:r>
        <w:rPr>
          <w:w w:val="110"/>
        </w:rPr>
        <w:t>kernel</w:t>
      </w:r>
      <w:r>
        <w:rPr>
          <w:spacing w:val="-2"/>
          <w:w w:val="110"/>
        </w:rPr>
        <w:t xml:space="preserve"> </w:t>
      </w:r>
      <w:r>
        <w:rPr>
          <w:w w:val="110"/>
        </w:rPr>
        <w:t>patches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evaluate</w:t>
      </w:r>
      <w:r>
        <w:rPr>
          <w:spacing w:val="-2"/>
          <w:w w:val="110"/>
        </w:rPr>
        <w:t xml:space="preserve"> </w:t>
      </w:r>
      <w:r>
        <w:rPr>
          <w:w w:val="110"/>
        </w:rPr>
        <w:t>them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1"/>
          <w:w w:val="110"/>
        </w:rPr>
        <w:t xml:space="preserve"> </w:t>
      </w:r>
      <w:r>
        <w:rPr>
          <w:w w:val="110"/>
        </w:rPr>
        <w:t>both</w:t>
      </w:r>
      <w:r>
        <w:rPr>
          <w:spacing w:val="-2"/>
          <w:w w:val="110"/>
        </w:rPr>
        <w:t xml:space="preserve"> </w:t>
      </w:r>
      <w:r>
        <w:rPr>
          <w:w w:val="110"/>
        </w:rPr>
        <w:t>x86</w:t>
      </w:r>
      <w:r>
        <w:rPr>
          <w:spacing w:val="-2"/>
          <w:w w:val="110"/>
        </w:rPr>
        <w:t xml:space="preserve"> </w:t>
      </w:r>
      <w:r>
        <w:rPr>
          <w:w w:val="110"/>
        </w:rPr>
        <w:t>(UP</w:t>
      </w:r>
      <w:r>
        <w:rPr>
          <w:spacing w:val="-2"/>
          <w:w w:val="110"/>
        </w:rPr>
        <w:t xml:space="preserve"> </w:t>
      </w:r>
      <w:r>
        <w:rPr>
          <w:w w:val="110"/>
        </w:rPr>
        <w:t>Extreme</w:t>
      </w:r>
      <w:r>
        <w:rPr>
          <w:spacing w:val="-2"/>
          <w:w w:val="110"/>
        </w:rPr>
        <w:t xml:space="preserve"> </w:t>
      </w:r>
      <w:r>
        <w:rPr>
          <w:w w:val="110"/>
        </w:rPr>
        <w:t>[91])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ARM</w:t>
      </w:r>
      <w:r>
        <w:rPr>
          <w:spacing w:val="-1"/>
          <w:w w:val="110"/>
        </w:rPr>
        <w:t xml:space="preserve"> </w:t>
      </w:r>
      <w:r>
        <w:rPr>
          <w:w w:val="110"/>
        </w:rPr>
        <w:t>(Raspberry</w:t>
      </w:r>
      <w:r>
        <w:rPr>
          <w:spacing w:val="-3"/>
          <w:w w:val="110"/>
        </w:rPr>
        <w:t xml:space="preserve"> </w:t>
      </w:r>
      <w:r>
        <w:rPr>
          <w:w w:val="110"/>
        </w:rPr>
        <w:t>Pi</w:t>
      </w:r>
      <w:r>
        <w:rPr>
          <w:spacing w:val="-2"/>
          <w:w w:val="110"/>
        </w:rPr>
        <w:t xml:space="preserve"> </w:t>
      </w:r>
      <w:r>
        <w:rPr>
          <w:w w:val="110"/>
        </w:rPr>
        <w:t>[92])</w:t>
      </w:r>
      <w:r>
        <w:rPr>
          <w:spacing w:val="-1"/>
          <w:w w:val="110"/>
        </w:rPr>
        <w:t xml:space="preserve"> </w:t>
      </w:r>
      <w:r>
        <w:rPr>
          <w:w w:val="110"/>
        </w:rPr>
        <w:t>embedded</w:t>
      </w:r>
      <w:r>
        <w:rPr>
          <w:spacing w:val="-53"/>
          <w:w w:val="110"/>
        </w:rPr>
        <w:t xml:space="preserve"> </w:t>
      </w:r>
      <w:r>
        <w:rPr>
          <w:w w:val="110"/>
        </w:rPr>
        <w:t>hardware platforms.</w:t>
      </w:r>
      <w:r>
        <w:rPr>
          <w:spacing w:val="1"/>
          <w:w w:val="110"/>
        </w:rPr>
        <w:t xml:space="preserve"> </w:t>
      </w:r>
      <w:r>
        <w:rPr>
          <w:w w:val="110"/>
        </w:rPr>
        <w:t>We will</w:t>
      </w:r>
      <w:r>
        <w:rPr>
          <w:spacing w:val="1"/>
          <w:w w:val="110"/>
        </w:rPr>
        <w:t xml:space="preserve"> </w:t>
      </w:r>
      <w:r>
        <w:rPr>
          <w:w w:val="110"/>
        </w:rPr>
        <w:t>use existing</w:t>
      </w:r>
      <w:r>
        <w:rPr>
          <w:spacing w:val="1"/>
          <w:w w:val="110"/>
        </w:rPr>
        <w:t xml:space="preserve"> </w:t>
      </w:r>
      <w:r>
        <w:rPr>
          <w:w w:val="110"/>
        </w:rPr>
        <w:t>intrusion detection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tools </w:t>
      </w:r>
      <w:proofErr w:type="gramStart"/>
      <w:r>
        <w:rPr>
          <w:w w:val="110"/>
        </w:rPr>
        <w:t>such  as</w:t>
      </w:r>
      <w:proofErr w:type="gramEnd"/>
      <w:r>
        <w:rPr>
          <w:w w:val="110"/>
        </w:rPr>
        <w:t xml:space="preserve"> Tripwire  [15],  AIDE  [16],</w:t>
      </w:r>
      <w:r>
        <w:rPr>
          <w:spacing w:val="-52"/>
          <w:w w:val="110"/>
        </w:rPr>
        <w:t xml:space="preserve"> </w:t>
      </w:r>
      <w:r>
        <w:rPr>
          <w:w w:val="110"/>
        </w:rPr>
        <w:t>and Bro [17] as security tasks.</w:t>
      </w:r>
      <w:r>
        <w:rPr>
          <w:spacing w:val="1"/>
          <w:w w:val="110"/>
        </w:rPr>
        <w:t xml:space="preserve"> </w:t>
      </w:r>
      <w:r>
        <w:rPr>
          <w:w w:val="110"/>
        </w:rPr>
        <w:t>Further, we will evaluate the efficacy of our scheduler implementations</w:t>
      </w:r>
      <w:r>
        <w:rPr>
          <w:spacing w:val="1"/>
          <w:w w:val="110"/>
        </w:rPr>
        <w:t xml:space="preserve"> </w:t>
      </w:r>
      <w:r>
        <w:rPr>
          <w:w w:val="105"/>
        </w:rPr>
        <w:t xml:space="preserve">using </w:t>
      </w:r>
      <w:r>
        <w:rPr>
          <w:i/>
          <w:iCs/>
          <w:w w:val="105"/>
        </w:rPr>
        <w:t>three embedded benchmark suites</w:t>
      </w:r>
      <w:r>
        <w:rPr>
          <w:w w:val="105"/>
        </w:rPr>
        <w:t>: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PapaBench</w:t>
      </w:r>
      <w:proofErr w:type="spellEnd"/>
      <w:r>
        <w:rPr>
          <w:w w:val="105"/>
        </w:rPr>
        <w:t xml:space="preserve"> [93], </w:t>
      </w:r>
      <w:proofErr w:type="spellStart"/>
      <w:r>
        <w:rPr>
          <w:w w:val="105"/>
        </w:rPr>
        <w:t>MiBench</w:t>
      </w:r>
      <w:proofErr w:type="spellEnd"/>
      <w:r>
        <w:rPr>
          <w:w w:val="105"/>
        </w:rPr>
        <w:t xml:space="preserve"> [94], and </w:t>
      </w:r>
      <w:proofErr w:type="spellStart"/>
      <w:r>
        <w:rPr>
          <w:w w:val="105"/>
        </w:rPr>
        <w:t>MultiBench</w:t>
      </w:r>
      <w:proofErr w:type="spellEnd"/>
      <w:r>
        <w:rPr>
          <w:w w:val="105"/>
        </w:rPr>
        <w:t xml:space="preserve"> [95].  These tools</w:t>
      </w:r>
      <w:r>
        <w:rPr>
          <w:spacing w:val="1"/>
          <w:w w:val="105"/>
        </w:rPr>
        <w:t xml:space="preserve"> </w:t>
      </w:r>
      <w:r>
        <w:rPr>
          <w:w w:val="110"/>
        </w:rPr>
        <w:t>and benchmarks will enable us to evaluate the performance of models with realistic workloads.</w:t>
      </w:r>
      <w:r>
        <w:rPr>
          <w:spacing w:val="1"/>
          <w:w w:val="110"/>
        </w:rPr>
        <w:t xml:space="preserve"> </w:t>
      </w:r>
      <w:r>
        <w:rPr>
          <w:w w:val="110"/>
        </w:rPr>
        <w:t>We will</w:t>
      </w:r>
      <w:r>
        <w:rPr>
          <w:spacing w:val="1"/>
          <w:w w:val="110"/>
        </w:rPr>
        <w:t xml:space="preserve"> </w:t>
      </w:r>
      <w:r>
        <w:rPr>
          <w:w w:val="110"/>
        </w:rPr>
        <w:t>use</w:t>
      </w:r>
      <w:r>
        <w:rPr>
          <w:spacing w:val="-3"/>
          <w:w w:val="110"/>
        </w:rPr>
        <w:t xml:space="preserve"> </w:t>
      </w:r>
      <w:r>
        <w:rPr>
          <w:i/>
          <w:iCs/>
          <w:w w:val="110"/>
        </w:rPr>
        <w:t>multiple</w:t>
      </w:r>
      <w:r>
        <w:rPr>
          <w:i/>
          <w:iCs/>
          <w:spacing w:val="-3"/>
          <w:w w:val="110"/>
        </w:rPr>
        <w:t xml:space="preserve"> </w:t>
      </w:r>
      <w:r>
        <w:rPr>
          <w:i/>
          <w:iCs/>
          <w:w w:val="110"/>
        </w:rPr>
        <w:t>performance</w:t>
      </w:r>
      <w:r>
        <w:rPr>
          <w:i/>
          <w:iCs/>
          <w:spacing w:val="-2"/>
          <w:w w:val="110"/>
        </w:rPr>
        <w:t xml:space="preserve"> </w:t>
      </w:r>
      <w:r>
        <w:rPr>
          <w:i/>
          <w:iCs/>
          <w:w w:val="110"/>
        </w:rPr>
        <w:t>indicators</w:t>
      </w:r>
      <w:r>
        <w:rPr>
          <w:i/>
          <w:iCs/>
          <w:spacing w:val="-3"/>
          <w:w w:val="110"/>
        </w:rPr>
        <w:t xml:space="preserve"> </w:t>
      </w:r>
      <w:r>
        <w:rPr>
          <w:w w:val="110"/>
        </w:rPr>
        <w:t>(such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context</w:t>
      </w:r>
      <w:r>
        <w:rPr>
          <w:spacing w:val="-3"/>
          <w:w w:val="110"/>
        </w:rPr>
        <w:t xml:space="preserve"> </w:t>
      </w:r>
      <w:r>
        <w:rPr>
          <w:w w:val="110"/>
        </w:rPr>
        <w:t>switch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memory</w:t>
      </w:r>
      <w:r>
        <w:rPr>
          <w:spacing w:val="-2"/>
          <w:w w:val="110"/>
        </w:rPr>
        <w:t xml:space="preserve"> </w:t>
      </w:r>
      <w:r>
        <w:rPr>
          <w:w w:val="110"/>
        </w:rPr>
        <w:t>overheads,</w:t>
      </w:r>
      <w:r>
        <w:rPr>
          <w:spacing w:val="1"/>
          <w:w w:val="110"/>
        </w:rPr>
        <w:t xml:space="preserve"> </w:t>
      </w:r>
      <w:r>
        <w:rPr>
          <w:w w:val="110"/>
        </w:rPr>
        <w:t>scheduling</w:t>
      </w:r>
      <w:r>
        <w:rPr>
          <w:spacing w:val="-3"/>
          <w:w w:val="110"/>
        </w:rPr>
        <w:t xml:space="preserve"> </w:t>
      </w:r>
      <w:r>
        <w:rPr>
          <w:w w:val="110"/>
        </w:rPr>
        <w:t>delays)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53"/>
          <w:w w:val="110"/>
        </w:rPr>
        <w:t xml:space="preserve"> </w:t>
      </w:r>
      <w:r>
        <w:rPr>
          <w:w w:val="110"/>
        </w:rPr>
        <w:t>evaluate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trade-offs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integrating</w:t>
      </w:r>
      <w:r>
        <w:rPr>
          <w:spacing w:val="-6"/>
          <w:w w:val="110"/>
        </w:rPr>
        <w:t xml:space="preserve"> </w:t>
      </w:r>
      <w:r>
        <w:rPr>
          <w:w w:val="110"/>
        </w:rPr>
        <w:t>security</w:t>
      </w:r>
      <w:r>
        <w:rPr>
          <w:spacing w:val="-5"/>
          <w:w w:val="110"/>
        </w:rPr>
        <w:t xml:space="preserve"> </w:t>
      </w:r>
      <w:r>
        <w:rPr>
          <w:w w:val="110"/>
        </w:rPr>
        <w:t>into</w:t>
      </w:r>
      <w:r>
        <w:rPr>
          <w:spacing w:val="-5"/>
          <w:w w:val="110"/>
        </w:rPr>
        <w:t xml:space="preserve"> </w:t>
      </w:r>
      <w:r>
        <w:rPr>
          <w:w w:val="110"/>
        </w:rPr>
        <w:t>existing</w:t>
      </w:r>
      <w:r>
        <w:rPr>
          <w:spacing w:val="-6"/>
          <w:w w:val="110"/>
        </w:rPr>
        <w:t xml:space="preserve"> </w:t>
      </w:r>
      <w:r>
        <w:rPr>
          <w:w w:val="110"/>
        </w:rPr>
        <w:t>real-time</w:t>
      </w:r>
      <w:r>
        <w:rPr>
          <w:spacing w:val="-5"/>
          <w:w w:val="110"/>
        </w:rPr>
        <w:t xml:space="preserve"> </w:t>
      </w:r>
      <w:r>
        <w:rPr>
          <w:w w:val="110"/>
        </w:rPr>
        <w:t>schedulers.</w:t>
      </w:r>
    </w:p>
    <w:p w14:paraId="7B6BFEF4" w14:textId="77777777" w:rsidR="00F85719" w:rsidRDefault="003C5D07">
      <w:pPr>
        <w:pStyle w:val="BodyText"/>
        <w:kinsoku w:val="0"/>
        <w:overflowPunct w:val="0"/>
        <w:spacing w:before="65" w:line="268" w:lineRule="auto"/>
        <w:ind w:left="119" w:right="3593"/>
        <w:jc w:val="both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ED7B9DC" wp14:editId="2501E6C5">
                <wp:simplePos x="0" y="0"/>
                <wp:positionH relativeFrom="page">
                  <wp:posOffset>4853305</wp:posOffset>
                </wp:positionH>
                <wp:positionV relativeFrom="paragraph">
                  <wp:posOffset>107315</wp:posOffset>
                </wp:positionV>
                <wp:extent cx="1016000" cy="889000"/>
                <wp:effectExtent l="0" t="0" r="0" b="0"/>
                <wp:wrapNone/>
                <wp:docPr id="10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6000" cy="889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76E89" w14:textId="77777777" w:rsidR="00F85719" w:rsidRDefault="003C5D0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4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24914FF" wp14:editId="48B71C5B">
                                  <wp:extent cx="990600" cy="876300"/>
                                  <wp:effectExtent l="0" t="0" r="0" b="0"/>
                                  <wp:docPr id="9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0600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D84268" w14:textId="77777777" w:rsidR="00F85719" w:rsidRDefault="00F857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D7B9DC" id="Rectangle 248" o:spid="_x0000_s1250" style="position:absolute;left:0;text-align:left;margin-left:382.15pt;margin-top:8.45pt;width:80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" o:allowincell="f" filled="f" stroked="f">
                <v:path arrowok="t"/>
                <v:textbox inset="0,0,0,0">
                  <w:txbxContent>
                    <w:p w14:paraId="0A776E89" w14:textId="77777777" w:rsidR="00000000" w:rsidRDefault="003C5D07">
                      <w:pPr>
                        <w:widowControl/>
                        <w:autoSpaceDE/>
                        <w:autoSpaceDN/>
                        <w:adjustRightInd/>
                        <w:spacing w:line="140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024914FF" wp14:editId="48B71C5B">
                            <wp:extent cx="990600" cy="876300"/>
                            <wp:effectExtent l="0" t="0" r="0" b="0"/>
                            <wp:docPr id="9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90600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D84268" w14:textId="77777777" w:rsidR="00000000" w:rsidRDefault="00D251A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4FECFBC" wp14:editId="4E7433AA">
                <wp:simplePos x="0" y="0"/>
                <wp:positionH relativeFrom="page">
                  <wp:posOffset>6061710</wp:posOffset>
                </wp:positionH>
                <wp:positionV relativeFrom="paragraph">
                  <wp:posOffset>31115</wp:posOffset>
                </wp:positionV>
                <wp:extent cx="723900" cy="965200"/>
                <wp:effectExtent l="0" t="0" r="0" b="0"/>
                <wp:wrapNone/>
                <wp:docPr id="8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0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C734C" w14:textId="77777777" w:rsidR="00F85719" w:rsidRDefault="003C5D0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152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3C79EDC" wp14:editId="0C263990">
                                  <wp:extent cx="698500" cy="939800"/>
                                  <wp:effectExtent l="0" t="0" r="0" b="0"/>
                                  <wp:docPr id="7" name="Pictur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0" cy="939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102843" w14:textId="77777777" w:rsidR="00F85719" w:rsidRDefault="00F857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ECFBC" id="Rectangle 249" o:spid="_x0000_s1251" style="position:absolute;left:0;text-align:left;margin-left:477.3pt;margin-top:2.45pt;width:57pt;height:7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" o:allowincell="f" filled="f" stroked="f">
                <v:path arrowok="t"/>
                <v:textbox inset="0,0,0,0">
                  <w:txbxContent>
                    <w:p w14:paraId="6BEC734C" w14:textId="77777777" w:rsidR="00000000" w:rsidRDefault="003C5D07">
                      <w:pPr>
                        <w:widowControl/>
                        <w:autoSpaceDE/>
                        <w:autoSpaceDN/>
                        <w:adjustRightInd/>
                        <w:spacing w:line="1520" w:lineRule="atLeas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3C79EDC" wp14:editId="0C263990">
                            <wp:extent cx="698500" cy="939800"/>
                            <wp:effectExtent l="0" t="0" r="0" b="0"/>
                            <wp:docPr id="7" name="Pictur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0" cy="939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102843" w14:textId="77777777" w:rsidR="00000000" w:rsidRDefault="00D251A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251A0">
        <w:rPr>
          <w:b/>
          <w:bCs/>
          <w:w w:val="110"/>
        </w:rPr>
        <w:t>Demonstrative Platforms.</w:t>
      </w:r>
      <w:r w:rsidR="00D251A0">
        <w:rPr>
          <w:b/>
          <w:bCs/>
          <w:spacing w:val="1"/>
          <w:w w:val="110"/>
        </w:rPr>
        <w:t xml:space="preserve"> </w:t>
      </w:r>
      <w:r w:rsidR="00D251A0">
        <w:rPr>
          <w:w w:val="110"/>
        </w:rPr>
        <w:t>While our simulation-based studies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focus on the scalability of the algorithms, we also aim to analyze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the feasibility of our ideas in realistic environments.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We will</w:t>
      </w:r>
      <w:r w:rsidR="00D251A0">
        <w:rPr>
          <w:spacing w:val="1"/>
          <w:w w:val="110"/>
        </w:rPr>
        <w:t xml:space="preserve"> </w:t>
      </w:r>
      <w:r w:rsidR="00D251A0">
        <w:rPr>
          <w:w w:val="105"/>
        </w:rPr>
        <w:t xml:space="preserve">evaluate our ideas on </w:t>
      </w:r>
      <w:r w:rsidR="00D251A0">
        <w:rPr>
          <w:i/>
          <w:iCs/>
          <w:w w:val="105"/>
        </w:rPr>
        <w:t xml:space="preserve">two off-the-shelf cyber-physical platforms </w:t>
      </w:r>
      <w:r w:rsidR="00D251A0">
        <w:rPr>
          <w:w w:val="105"/>
        </w:rPr>
        <w:t>(see</w:t>
      </w:r>
      <w:r w:rsidR="00D251A0">
        <w:rPr>
          <w:spacing w:val="1"/>
          <w:w w:val="105"/>
        </w:rPr>
        <w:t xml:space="preserve"> </w:t>
      </w:r>
      <w:r w:rsidR="00D251A0">
        <w:rPr>
          <w:w w:val="110"/>
        </w:rPr>
        <w:t>Figure 3):</w:t>
      </w:r>
      <w:proofErr w:type="gramStart"/>
      <w:r w:rsidR="00D251A0">
        <w:rPr>
          <w:w w:val="110"/>
        </w:rPr>
        <w:t xml:space="preserve">   </w:t>
      </w:r>
      <w:r w:rsidR="00D251A0">
        <w:rPr>
          <w:i/>
          <w:iCs/>
          <w:w w:val="110"/>
        </w:rPr>
        <w:t>(</w:t>
      </w:r>
      <w:proofErr w:type="gramEnd"/>
      <w:r w:rsidR="00D251A0">
        <w:rPr>
          <w:i/>
          <w:iCs/>
          <w:w w:val="110"/>
        </w:rPr>
        <w:t xml:space="preserve">a) </w:t>
      </w:r>
      <w:r w:rsidR="00D251A0">
        <w:rPr>
          <w:w w:val="110"/>
        </w:rPr>
        <w:t>a multi-terrain ground rover (</w:t>
      </w:r>
      <w:proofErr w:type="spellStart"/>
      <w:r w:rsidR="00D251A0">
        <w:rPr>
          <w:w w:val="110"/>
        </w:rPr>
        <w:t>MonsterBorg</w:t>
      </w:r>
      <w:proofErr w:type="spellEnd"/>
      <w:r w:rsidR="00D251A0">
        <w:rPr>
          <w:w w:val="110"/>
        </w:rPr>
        <w:t xml:space="preserve"> [96])</w:t>
      </w:r>
      <w:r w:rsidR="00D251A0">
        <w:rPr>
          <w:spacing w:val="1"/>
          <w:w w:val="110"/>
        </w:rPr>
        <w:t xml:space="preserve"> </w:t>
      </w:r>
      <w:r w:rsidR="00D251A0">
        <w:rPr>
          <w:w w:val="110"/>
        </w:rPr>
        <w:t>and</w:t>
      </w:r>
      <w:r w:rsidR="00D251A0">
        <w:rPr>
          <w:spacing w:val="15"/>
          <w:w w:val="110"/>
        </w:rPr>
        <w:t xml:space="preserve"> </w:t>
      </w:r>
      <w:r w:rsidR="00D251A0">
        <w:rPr>
          <w:i/>
          <w:iCs/>
          <w:w w:val="110"/>
        </w:rPr>
        <w:t>(b)</w:t>
      </w:r>
      <w:r w:rsidR="00D251A0">
        <w:rPr>
          <w:i/>
          <w:iCs/>
          <w:spacing w:val="16"/>
          <w:w w:val="110"/>
        </w:rPr>
        <w:t xml:space="preserve"> </w:t>
      </w:r>
      <w:r w:rsidR="00D251A0">
        <w:rPr>
          <w:w w:val="110"/>
        </w:rPr>
        <w:t>a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six-degree-of-freedom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robotic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arm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(ROT3U</w:t>
      </w:r>
      <w:r w:rsidR="00D251A0">
        <w:rPr>
          <w:spacing w:val="16"/>
          <w:w w:val="110"/>
        </w:rPr>
        <w:t xml:space="preserve"> </w:t>
      </w:r>
      <w:r w:rsidR="00D251A0">
        <w:rPr>
          <w:w w:val="110"/>
        </w:rPr>
        <w:t>[97]).</w:t>
      </w:r>
      <w:r w:rsidR="00D251A0">
        <w:rPr>
          <w:spacing w:val="31"/>
          <w:w w:val="110"/>
        </w:rPr>
        <w:t xml:space="preserve"> </w:t>
      </w:r>
      <w:r w:rsidR="00D251A0">
        <w:rPr>
          <w:w w:val="110"/>
        </w:rPr>
        <w:t>Our</w:t>
      </w:r>
    </w:p>
    <w:p w14:paraId="7920D498" w14:textId="77777777" w:rsidR="00F85719" w:rsidRDefault="00F85719">
      <w:pPr>
        <w:pStyle w:val="BodyText"/>
        <w:kinsoku w:val="0"/>
        <w:overflowPunct w:val="0"/>
        <w:spacing w:before="65" w:line="268" w:lineRule="auto"/>
        <w:ind w:left="119" w:right="3593"/>
        <w:jc w:val="both"/>
        <w:rPr>
          <w:w w:val="110"/>
        </w:rPr>
        <w:sectPr w:rsidR="00F85719">
          <w:footerReference w:type="default" r:id="rId91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7B88B218" w14:textId="77777777" w:rsidR="00F85719" w:rsidRDefault="00D251A0">
      <w:pPr>
        <w:pStyle w:val="BodyText"/>
        <w:kinsoku w:val="0"/>
        <w:overflowPunct w:val="0"/>
        <w:spacing w:line="268" w:lineRule="auto"/>
        <w:ind w:left="119"/>
        <w:jc w:val="both"/>
        <w:rPr>
          <w:w w:val="110"/>
        </w:rPr>
      </w:pPr>
      <w:r>
        <w:rPr>
          <w:w w:val="110"/>
        </w:rPr>
        <w:t>implementations</w:t>
      </w:r>
      <w:r>
        <w:rPr>
          <w:spacing w:val="1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demonstrate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feasibility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security</w:t>
      </w:r>
      <w:r>
        <w:rPr>
          <w:spacing w:val="1"/>
          <w:w w:val="110"/>
        </w:rPr>
        <w:t xml:space="preserve"> </w:t>
      </w:r>
      <w:r>
        <w:rPr>
          <w:w w:val="110"/>
        </w:rPr>
        <w:t>integration techniques on wide range of use-cases such as remote</w:t>
      </w:r>
      <w:r>
        <w:rPr>
          <w:spacing w:val="1"/>
          <w:w w:val="110"/>
        </w:rPr>
        <w:t xml:space="preserve"> </w:t>
      </w:r>
      <w:r>
        <w:rPr>
          <w:w w:val="110"/>
        </w:rPr>
        <w:t>surveillance,</w:t>
      </w:r>
      <w:r>
        <w:rPr>
          <w:spacing w:val="-2"/>
          <w:w w:val="110"/>
        </w:rPr>
        <w:t xml:space="preserve"> </w:t>
      </w:r>
      <w:r>
        <w:rPr>
          <w:w w:val="110"/>
        </w:rPr>
        <w:t>home</w:t>
      </w:r>
      <w:r>
        <w:rPr>
          <w:spacing w:val="-2"/>
          <w:w w:val="110"/>
        </w:rPr>
        <w:t xml:space="preserve"> </w:t>
      </w:r>
      <w:r>
        <w:rPr>
          <w:w w:val="110"/>
        </w:rPr>
        <w:t>automation,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smart</w:t>
      </w:r>
      <w:r>
        <w:rPr>
          <w:spacing w:val="-2"/>
          <w:w w:val="110"/>
        </w:rPr>
        <w:t xml:space="preserve"> </w:t>
      </w:r>
      <w:r>
        <w:rPr>
          <w:w w:val="110"/>
        </w:rPr>
        <w:t>manufacturing.</w:t>
      </w:r>
    </w:p>
    <w:p w14:paraId="46252BB1" w14:textId="77777777" w:rsidR="00F85719" w:rsidRDefault="00D251A0">
      <w:pPr>
        <w:pStyle w:val="BodyText"/>
        <w:kinsoku w:val="0"/>
        <w:overflowPunct w:val="0"/>
        <w:spacing w:before="109" w:line="273" w:lineRule="auto"/>
        <w:ind w:left="460" w:right="117" w:hanging="341"/>
        <w:jc w:val="both"/>
        <w:rPr>
          <w:w w:val="105"/>
          <w:sz w:val="18"/>
          <w:szCs w:val="18"/>
        </w:rPr>
      </w:pPr>
      <w:r>
        <w:rPr>
          <w:sz w:val="24"/>
          <w:szCs w:val="24"/>
        </w:rPr>
        <w:br w:type="column"/>
      </w:r>
      <w:r>
        <w:rPr>
          <w:b/>
          <w:bCs/>
          <w:w w:val="105"/>
          <w:sz w:val="18"/>
          <w:szCs w:val="18"/>
        </w:rPr>
        <w:t xml:space="preserve">Figure 3: </w:t>
      </w:r>
      <w:r>
        <w:rPr>
          <w:w w:val="105"/>
          <w:sz w:val="18"/>
          <w:szCs w:val="18"/>
        </w:rPr>
        <w:t xml:space="preserve">Off-the-shelf testbeds: </w:t>
      </w:r>
      <w:r>
        <w:rPr>
          <w:i/>
          <w:iCs/>
          <w:w w:val="105"/>
          <w:sz w:val="18"/>
          <w:szCs w:val="18"/>
        </w:rPr>
        <w:t xml:space="preserve">(a) </w:t>
      </w:r>
      <w:r>
        <w:rPr>
          <w:w w:val="105"/>
          <w:sz w:val="18"/>
          <w:szCs w:val="18"/>
        </w:rPr>
        <w:t>multi-</w:t>
      </w:r>
      <w:r>
        <w:rPr>
          <w:spacing w:val="-45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 xml:space="preserve">terrain rover (left) and </w:t>
      </w:r>
      <w:r>
        <w:rPr>
          <w:i/>
          <w:iCs/>
          <w:w w:val="105"/>
          <w:sz w:val="18"/>
          <w:szCs w:val="18"/>
        </w:rPr>
        <w:t xml:space="preserve">(b) </w:t>
      </w:r>
      <w:r>
        <w:rPr>
          <w:w w:val="105"/>
          <w:sz w:val="18"/>
          <w:szCs w:val="18"/>
        </w:rPr>
        <w:t>six-degree-</w:t>
      </w:r>
      <w:r>
        <w:rPr>
          <w:spacing w:val="1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of-freedom</w:t>
      </w:r>
      <w:r>
        <w:rPr>
          <w:spacing w:val="3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robotic</w:t>
      </w:r>
      <w:r>
        <w:rPr>
          <w:spacing w:val="3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arm</w:t>
      </w:r>
      <w:r>
        <w:rPr>
          <w:spacing w:val="3"/>
          <w:w w:val="105"/>
          <w:sz w:val="18"/>
          <w:szCs w:val="18"/>
        </w:rPr>
        <w:t xml:space="preserve"> </w:t>
      </w:r>
      <w:r>
        <w:rPr>
          <w:w w:val="105"/>
          <w:sz w:val="18"/>
          <w:szCs w:val="18"/>
        </w:rPr>
        <w:t>(right).</w:t>
      </w:r>
    </w:p>
    <w:p w14:paraId="1B0A1193" w14:textId="77777777" w:rsidR="00F85719" w:rsidRDefault="00F85719">
      <w:pPr>
        <w:pStyle w:val="BodyText"/>
        <w:kinsoku w:val="0"/>
        <w:overflowPunct w:val="0"/>
        <w:spacing w:before="109" w:line="273" w:lineRule="auto"/>
        <w:ind w:left="460" w:right="117" w:hanging="341"/>
        <w:jc w:val="both"/>
        <w:rPr>
          <w:w w:val="105"/>
          <w:sz w:val="18"/>
          <w:szCs w:val="18"/>
        </w:rPr>
        <w:sectPr w:rsidR="00F85719">
          <w:type w:val="continuous"/>
          <w:pgSz w:w="12240" w:h="15840"/>
          <w:pgMar w:top="1500" w:right="1320" w:bottom="280" w:left="1320" w:header="720" w:footer="720" w:gutter="0"/>
          <w:cols w:num="2" w:space="720" w:equalWidth="0">
            <w:col w:w="6005" w:space="79"/>
            <w:col w:w="3516"/>
          </w:cols>
          <w:noEndnote/>
        </w:sectPr>
      </w:pPr>
    </w:p>
    <w:p w14:paraId="6C50F9EF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85"/>
        <w:jc w:val="both"/>
        <w:rPr>
          <w:w w:val="105"/>
        </w:rPr>
      </w:pPr>
      <w:r>
        <w:rPr>
          <w:w w:val="105"/>
        </w:rPr>
        <w:lastRenderedPageBreak/>
        <w:t>Project</w:t>
      </w:r>
      <w:r>
        <w:rPr>
          <w:spacing w:val="-13"/>
          <w:w w:val="105"/>
        </w:rPr>
        <w:t xml:space="preserve"> </w:t>
      </w:r>
      <w:r>
        <w:rPr>
          <w:w w:val="105"/>
        </w:rPr>
        <w:t>Execution</w:t>
      </w:r>
      <w:r>
        <w:rPr>
          <w:spacing w:val="-12"/>
          <w:w w:val="105"/>
        </w:rPr>
        <w:t xml:space="preserve"> </w:t>
      </w:r>
      <w:r>
        <w:rPr>
          <w:w w:val="105"/>
        </w:rPr>
        <w:t>Plan</w:t>
      </w:r>
    </w:p>
    <w:p w14:paraId="7991353D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Table 2 presents the timeline of this project.  The PI has already started mentoring the PhD student</w:t>
      </w:r>
      <w:r>
        <w:rPr>
          <w:spacing w:val="1"/>
          <w:w w:val="110"/>
        </w:rPr>
        <w:t xml:space="preserve"> </w:t>
      </w:r>
      <w:r>
        <w:rPr>
          <w:w w:val="110"/>
        </w:rPr>
        <w:t>who</w:t>
      </w:r>
      <w:r>
        <w:rPr>
          <w:spacing w:val="40"/>
          <w:w w:val="110"/>
        </w:rPr>
        <w:t xml:space="preserve"> </w:t>
      </w:r>
      <w:r>
        <w:rPr>
          <w:w w:val="110"/>
        </w:rPr>
        <w:t>would</w:t>
      </w:r>
      <w:r>
        <w:rPr>
          <w:spacing w:val="41"/>
          <w:w w:val="110"/>
        </w:rPr>
        <w:t xml:space="preserve"> </w:t>
      </w:r>
      <w:r>
        <w:rPr>
          <w:w w:val="110"/>
        </w:rPr>
        <w:t>be</w:t>
      </w:r>
      <w:r>
        <w:rPr>
          <w:spacing w:val="41"/>
          <w:w w:val="110"/>
        </w:rPr>
        <w:t xml:space="preserve"> </w:t>
      </w:r>
      <w:r>
        <w:rPr>
          <w:w w:val="110"/>
        </w:rPr>
        <w:t>supported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1"/>
          <w:w w:val="110"/>
        </w:rPr>
        <w:t xml:space="preserve"> </w:t>
      </w:r>
      <w:r>
        <w:rPr>
          <w:w w:val="110"/>
        </w:rPr>
        <w:t>this</w:t>
      </w:r>
      <w:r>
        <w:rPr>
          <w:spacing w:val="41"/>
          <w:w w:val="110"/>
        </w:rPr>
        <w:t xml:space="preserve"> </w:t>
      </w:r>
      <w:r>
        <w:rPr>
          <w:w w:val="110"/>
        </w:rPr>
        <w:t>project.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PI</w:t>
      </w:r>
      <w:r>
        <w:rPr>
          <w:spacing w:val="41"/>
          <w:w w:val="110"/>
        </w:rPr>
        <w:t xml:space="preserve"> </w:t>
      </w:r>
      <w:r>
        <w:rPr>
          <w:w w:val="110"/>
        </w:rPr>
        <w:t>and</w:t>
      </w:r>
      <w:r>
        <w:rPr>
          <w:spacing w:val="41"/>
          <w:w w:val="110"/>
        </w:rPr>
        <w:t xml:space="preserve"> </w:t>
      </w:r>
      <w:r>
        <w:rPr>
          <w:w w:val="110"/>
        </w:rPr>
        <w:t>students</w:t>
      </w:r>
      <w:r>
        <w:rPr>
          <w:spacing w:val="40"/>
          <w:w w:val="110"/>
        </w:rPr>
        <w:t xml:space="preserve"> </w:t>
      </w:r>
      <w:r>
        <w:rPr>
          <w:w w:val="110"/>
        </w:rPr>
        <w:t>will</w:t>
      </w:r>
      <w:r>
        <w:rPr>
          <w:spacing w:val="41"/>
          <w:w w:val="110"/>
        </w:rPr>
        <w:t xml:space="preserve"> </w:t>
      </w:r>
      <w:r>
        <w:rPr>
          <w:w w:val="110"/>
        </w:rPr>
        <w:t>meet</w:t>
      </w:r>
      <w:r>
        <w:rPr>
          <w:spacing w:val="41"/>
          <w:w w:val="110"/>
        </w:rPr>
        <w:t xml:space="preserve"> </w:t>
      </w:r>
      <w:r>
        <w:rPr>
          <w:w w:val="110"/>
        </w:rPr>
        <w:t>at</w:t>
      </w:r>
      <w:r>
        <w:rPr>
          <w:spacing w:val="40"/>
          <w:w w:val="110"/>
        </w:rPr>
        <w:t xml:space="preserve"> </w:t>
      </w:r>
      <w:r>
        <w:rPr>
          <w:w w:val="110"/>
        </w:rPr>
        <w:t>least</w:t>
      </w:r>
      <w:r>
        <w:rPr>
          <w:spacing w:val="41"/>
          <w:w w:val="110"/>
        </w:rPr>
        <w:t xml:space="preserve"> </w:t>
      </w:r>
      <w:r>
        <w:rPr>
          <w:w w:val="110"/>
        </w:rPr>
        <w:t>once</w:t>
      </w:r>
      <w:r>
        <w:rPr>
          <w:spacing w:val="41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week.</w:t>
      </w:r>
      <w:r>
        <w:rPr>
          <w:spacing w:val="31"/>
          <w:w w:val="110"/>
        </w:rPr>
        <w:t xml:space="preserve"> </w:t>
      </w:r>
      <w:r>
        <w:rPr>
          <w:w w:val="110"/>
        </w:rPr>
        <w:t>All</w:t>
      </w:r>
      <w:r>
        <w:rPr>
          <w:spacing w:val="-53"/>
          <w:w w:val="110"/>
        </w:rPr>
        <w:t xml:space="preserve"> </w:t>
      </w:r>
      <w:r>
        <w:rPr>
          <w:w w:val="110"/>
        </w:rPr>
        <w:t>students will congregate and jointly develop testbeds as well as work on the implementation. The PI will</w:t>
      </w:r>
      <w:r>
        <w:rPr>
          <w:spacing w:val="1"/>
          <w:w w:val="110"/>
        </w:rPr>
        <w:t xml:space="preserve"> </w:t>
      </w:r>
      <w:r>
        <w:rPr>
          <w:w w:val="110"/>
        </w:rPr>
        <w:t>also participate in curriculum development and outreach activities (see Section 7) throughout the project.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We will disseminate our research results from this work through scientific publications at </w:t>
      </w:r>
      <w:r>
        <w:rPr>
          <w:i/>
          <w:iCs/>
          <w:w w:val="110"/>
        </w:rPr>
        <w:t>top real-time</w:t>
      </w:r>
      <w:r>
        <w:rPr>
          <w:i/>
          <w:iCs/>
          <w:spacing w:val="1"/>
          <w:w w:val="110"/>
        </w:rPr>
        <w:t xml:space="preserve"> </w:t>
      </w:r>
      <w:r>
        <w:rPr>
          <w:i/>
          <w:iCs/>
          <w:w w:val="105"/>
        </w:rPr>
        <w:t>conferences</w:t>
      </w:r>
      <w:r>
        <w:rPr>
          <w:i/>
          <w:iCs/>
          <w:spacing w:val="-6"/>
          <w:w w:val="105"/>
        </w:rPr>
        <w:t xml:space="preserve"> </w:t>
      </w:r>
      <w:r>
        <w:rPr>
          <w:w w:val="105"/>
        </w:rPr>
        <w:t>(RTSS,</w:t>
      </w:r>
      <w:r>
        <w:rPr>
          <w:spacing w:val="-6"/>
          <w:w w:val="105"/>
        </w:rPr>
        <w:t xml:space="preserve"> </w:t>
      </w:r>
      <w:r>
        <w:rPr>
          <w:w w:val="105"/>
        </w:rPr>
        <w:t>RTAS,</w:t>
      </w:r>
      <w:r>
        <w:rPr>
          <w:spacing w:val="-6"/>
          <w:w w:val="105"/>
        </w:rPr>
        <w:t xml:space="preserve"> </w:t>
      </w:r>
      <w:r>
        <w:rPr>
          <w:w w:val="105"/>
        </w:rPr>
        <w:t>ECRTS)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i/>
          <w:iCs/>
          <w:w w:val="105"/>
        </w:rPr>
        <w:t>multidisciplinary</w:t>
      </w:r>
      <w:r>
        <w:rPr>
          <w:i/>
          <w:iCs/>
          <w:spacing w:val="-6"/>
          <w:w w:val="105"/>
        </w:rPr>
        <w:t xml:space="preserve"> </w:t>
      </w:r>
      <w:r>
        <w:rPr>
          <w:i/>
          <w:iCs/>
          <w:w w:val="105"/>
        </w:rPr>
        <w:t>journals</w:t>
      </w:r>
      <w:r>
        <w:rPr>
          <w:i/>
          <w:iCs/>
          <w:spacing w:val="-6"/>
          <w:w w:val="105"/>
        </w:rPr>
        <w:t xml:space="preserve"> </w:t>
      </w:r>
      <w:r>
        <w:rPr>
          <w:w w:val="105"/>
        </w:rPr>
        <w:t>(IEEE</w:t>
      </w:r>
      <w:r>
        <w:rPr>
          <w:spacing w:val="-6"/>
          <w:w w:val="105"/>
        </w:rPr>
        <w:t xml:space="preserve"> </w:t>
      </w:r>
      <w:r>
        <w:rPr>
          <w:w w:val="105"/>
        </w:rPr>
        <w:t>Access,</w:t>
      </w:r>
      <w:r>
        <w:rPr>
          <w:spacing w:val="-3"/>
          <w:w w:val="105"/>
        </w:rPr>
        <w:t xml:space="preserve"> </w:t>
      </w:r>
      <w:r>
        <w:rPr>
          <w:w w:val="105"/>
        </w:rPr>
        <w:t>IEEE</w:t>
      </w:r>
      <w:r>
        <w:rPr>
          <w:spacing w:val="-5"/>
          <w:w w:val="105"/>
        </w:rPr>
        <w:t xml:space="preserve"> </w:t>
      </w:r>
      <w:r>
        <w:rPr>
          <w:w w:val="105"/>
        </w:rPr>
        <w:t>TC),</w:t>
      </w:r>
      <w:r>
        <w:rPr>
          <w:spacing w:val="-6"/>
          <w:w w:val="105"/>
        </w:rPr>
        <w:t xml:space="preserve"> </w:t>
      </w:r>
      <w:r>
        <w:rPr>
          <w:w w:val="105"/>
        </w:rPr>
        <w:t>technical</w:t>
      </w:r>
      <w:r>
        <w:rPr>
          <w:spacing w:val="-6"/>
          <w:w w:val="105"/>
        </w:rPr>
        <w:t xml:space="preserve"> </w:t>
      </w:r>
      <w:r>
        <w:rPr>
          <w:w w:val="105"/>
        </w:rPr>
        <w:t>reports,</w:t>
      </w:r>
      <w:r>
        <w:rPr>
          <w:spacing w:val="-50"/>
          <w:w w:val="105"/>
        </w:rPr>
        <w:t xml:space="preserve"> </w:t>
      </w:r>
      <w:r>
        <w:rPr>
          <w:w w:val="110"/>
        </w:rPr>
        <w:t>open-source</w:t>
      </w:r>
      <w:r>
        <w:rPr>
          <w:spacing w:val="-4"/>
          <w:w w:val="110"/>
        </w:rPr>
        <w:t xml:space="preserve"> </w:t>
      </w:r>
      <w:r>
        <w:rPr>
          <w:w w:val="110"/>
        </w:rPr>
        <w:t>releases,</w:t>
      </w:r>
      <w:r>
        <w:rPr>
          <w:spacing w:val="-4"/>
          <w:w w:val="110"/>
        </w:rPr>
        <w:t xml:space="preserve"> </w:t>
      </w:r>
      <w:r>
        <w:rPr>
          <w:w w:val="110"/>
        </w:rPr>
        <w:t>prototype</w:t>
      </w:r>
      <w:r>
        <w:rPr>
          <w:spacing w:val="-3"/>
          <w:w w:val="110"/>
        </w:rPr>
        <w:t xml:space="preserve"> </w:t>
      </w:r>
      <w:r>
        <w:rPr>
          <w:w w:val="110"/>
        </w:rPr>
        <w:t>demonstrations/videos,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outreach</w:t>
      </w:r>
      <w:r>
        <w:rPr>
          <w:spacing w:val="-3"/>
          <w:w w:val="110"/>
        </w:rPr>
        <w:t xml:space="preserve"> </w:t>
      </w:r>
      <w:r>
        <w:rPr>
          <w:w w:val="110"/>
        </w:rPr>
        <w:t>activities.</w:t>
      </w:r>
    </w:p>
    <w:p w14:paraId="52B46942" w14:textId="77777777" w:rsidR="00F85719" w:rsidRDefault="00F85719">
      <w:pPr>
        <w:pStyle w:val="BodyText"/>
        <w:kinsoku w:val="0"/>
        <w:overflowPunct w:val="0"/>
        <w:spacing w:before="9"/>
        <w:ind w:left="0"/>
        <w:rPr>
          <w:sz w:val="6"/>
          <w:szCs w:val="6"/>
        </w:rPr>
      </w:pPr>
    </w:p>
    <w:tbl>
      <w:tblPr>
        <w:tblW w:w="0" w:type="auto"/>
        <w:tblInd w:w="3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7"/>
        <w:gridCol w:w="486"/>
        <w:gridCol w:w="486"/>
        <w:gridCol w:w="486"/>
        <w:gridCol w:w="486"/>
        <w:gridCol w:w="486"/>
        <w:gridCol w:w="486"/>
        <w:gridCol w:w="486"/>
        <w:gridCol w:w="486"/>
      </w:tblGrid>
      <w:tr w:rsidR="00F85719" w14:paraId="288149C2" w14:textId="77777777">
        <w:trPr>
          <w:trHeight w:val="233"/>
        </w:trPr>
        <w:tc>
          <w:tcPr>
            <w:tcW w:w="50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EBCE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20"/>
                <w:szCs w:val="20"/>
              </w:rPr>
            </w:pPr>
          </w:p>
          <w:p w14:paraId="4C012E14" w14:textId="77777777" w:rsidR="00F85719" w:rsidRDefault="00D251A0">
            <w:pPr>
              <w:pStyle w:val="TableParagraph"/>
              <w:kinsoku w:val="0"/>
              <w:overflowPunct w:val="0"/>
              <w:spacing w:line="240" w:lineRule="auto"/>
              <w:ind w:left="2017" w:right="2010"/>
              <w:jc w:val="center"/>
              <w:rPr>
                <w:b/>
                <w:bCs/>
                <w:w w:val="110"/>
                <w:sz w:val="18"/>
                <w:szCs w:val="18"/>
              </w:rPr>
            </w:pPr>
            <w:r>
              <w:rPr>
                <w:b/>
                <w:bCs/>
                <w:w w:val="110"/>
                <w:sz w:val="18"/>
                <w:szCs w:val="18"/>
              </w:rPr>
              <w:t>Description</w:t>
            </w:r>
          </w:p>
        </w:tc>
        <w:tc>
          <w:tcPr>
            <w:tcW w:w="388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9300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ind w:left="1549" w:right="1541"/>
              <w:jc w:val="center"/>
              <w:rPr>
                <w:b/>
                <w:bCs/>
                <w:w w:val="110"/>
                <w:sz w:val="18"/>
                <w:szCs w:val="18"/>
              </w:rPr>
            </w:pPr>
            <w:r>
              <w:rPr>
                <w:b/>
                <w:bCs/>
                <w:w w:val="110"/>
                <w:sz w:val="18"/>
                <w:szCs w:val="18"/>
              </w:rPr>
              <w:t>Timeline</w:t>
            </w:r>
          </w:p>
        </w:tc>
      </w:tr>
      <w:tr w:rsidR="00F85719" w14:paraId="7614F323" w14:textId="77777777">
        <w:trPr>
          <w:trHeight w:val="225"/>
        </w:trPr>
        <w:tc>
          <w:tcPr>
            <w:tcW w:w="50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5A64" w14:textId="77777777" w:rsidR="00F85719" w:rsidRDefault="00F85719">
            <w:pPr>
              <w:pStyle w:val="BodyText"/>
              <w:kinsoku w:val="0"/>
              <w:overflowPunct w:val="0"/>
              <w:spacing w:before="9"/>
              <w:ind w:left="0"/>
              <w:rPr>
                <w:sz w:val="2"/>
                <w:szCs w:val="2"/>
              </w:rPr>
            </w:pPr>
          </w:p>
        </w:tc>
        <w:tc>
          <w:tcPr>
            <w:tcW w:w="19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69AB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ind w:left="700" w:right="69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pacing w:val="-1"/>
                <w:sz w:val="18"/>
                <w:szCs w:val="18"/>
              </w:rPr>
              <w:t>Year</w:t>
            </w:r>
            <w:r>
              <w:rPr>
                <w:b/>
                <w:bCs/>
                <w:spacing w:val="-1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9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BFEF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ind w:left="700" w:right="692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pacing w:val="-1"/>
                <w:sz w:val="18"/>
                <w:szCs w:val="18"/>
              </w:rPr>
              <w:t>Year</w:t>
            </w:r>
            <w:r>
              <w:rPr>
                <w:b/>
                <w:bCs/>
                <w:spacing w:val="-1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F85719" w14:paraId="38797F98" w14:textId="77777777">
        <w:trPr>
          <w:trHeight w:val="225"/>
        </w:trPr>
        <w:tc>
          <w:tcPr>
            <w:tcW w:w="50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7237" w14:textId="77777777" w:rsidR="00F85719" w:rsidRDefault="00F85719">
            <w:pPr>
              <w:pStyle w:val="BodyText"/>
              <w:kinsoku w:val="0"/>
              <w:overflowPunct w:val="0"/>
              <w:spacing w:before="9"/>
              <w:ind w:left="0"/>
              <w:rPr>
                <w:sz w:val="2"/>
                <w:szCs w:val="2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A5C0F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6824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0BDD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5EE81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C72C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A3A6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E7C8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9A47" w14:textId="77777777" w:rsidR="00F85719" w:rsidRDefault="00D251A0">
            <w:pPr>
              <w:pStyle w:val="TableParagraph"/>
              <w:kinsoku w:val="0"/>
              <w:overflowPunct w:val="0"/>
              <w:spacing w:line="195" w:lineRule="exact"/>
              <w:ind w:left="123"/>
              <w:rPr>
                <w:b/>
                <w:bCs/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Q4</w:t>
            </w:r>
          </w:p>
        </w:tc>
      </w:tr>
      <w:tr w:rsidR="00F85719" w14:paraId="7F51E896" w14:textId="77777777">
        <w:trPr>
          <w:trHeight w:val="233"/>
        </w:trPr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AFFB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rPr>
                <w:w w:val="110"/>
                <w:sz w:val="18"/>
                <w:szCs w:val="18"/>
              </w:rPr>
            </w:pPr>
            <w:r>
              <w:rPr>
                <w:b/>
                <w:bCs/>
                <w:w w:val="110"/>
                <w:sz w:val="18"/>
                <w:szCs w:val="18"/>
              </w:rPr>
              <w:t>TASK</w:t>
            </w:r>
            <w:r>
              <w:rPr>
                <w:b/>
                <w:bCs/>
                <w:spacing w:val="-9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bCs/>
                <w:w w:val="110"/>
                <w:sz w:val="18"/>
                <w:szCs w:val="18"/>
              </w:rPr>
              <w:t>1</w:t>
            </w:r>
            <w:r>
              <w:rPr>
                <w:w w:val="110"/>
                <w:sz w:val="18"/>
                <w:szCs w:val="18"/>
              </w:rPr>
              <w:t>:</w:t>
            </w:r>
            <w:r>
              <w:rPr>
                <w:spacing w:val="2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Design</w:t>
            </w:r>
            <w:r>
              <w:rPr>
                <w:spacing w:val="-8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multi-mode</w:t>
            </w:r>
            <w:r>
              <w:rPr>
                <w:spacing w:val="-8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security</w:t>
            </w:r>
            <w:r>
              <w:rPr>
                <w:spacing w:val="-9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integration</w:t>
            </w:r>
            <w:r>
              <w:rPr>
                <w:spacing w:val="-8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framework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E7C9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B4F5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D18E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F10E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6FF7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3451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DC3F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280A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</w:tr>
      <w:tr w:rsidR="00F85719" w14:paraId="51818DD9" w14:textId="77777777">
        <w:trPr>
          <w:trHeight w:val="233"/>
        </w:trPr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4C459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rPr>
                <w:w w:val="110"/>
                <w:sz w:val="18"/>
                <w:szCs w:val="18"/>
              </w:rPr>
            </w:pPr>
            <w:r>
              <w:rPr>
                <w:b/>
                <w:bCs/>
                <w:w w:val="110"/>
                <w:sz w:val="18"/>
                <w:szCs w:val="18"/>
              </w:rPr>
              <w:t>TASK</w:t>
            </w:r>
            <w:r>
              <w:rPr>
                <w:b/>
                <w:bCs/>
                <w:spacing w:val="-6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bCs/>
                <w:w w:val="110"/>
                <w:sz w:val="18"/>
                <w:szCs w:val="18"/>
              </w:rPr>
              <w:t>2</w:t>
            </w:r>
            <w:r>
              <w:rPr>
                <w:w w:val="110"/>
                <w:sz w:val="18"/>
                <w:szCs w:val="18"/>
              </w:rPr>
              <w:t>:</w:t>
            </w:r>
            <w:r>
              <w:rPr>
                <w:spacing w:val="5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Support</w:t>
            </w:r>
            <w:r>
              <w:rPr>
                <w:spacing w:val="-6"/>
                <w:w w:val="110"/>
                <w:sz w:val="18"/>
                <w:szCs w:val="18"/>
              </w:rPr>
              <w:t xml:space="preserve"> </w:t>
            </w:r>
            <w:proofErr w:type="spellStart"/>
            <w:r>
              <w:rPr>
                <w:w w:val="110"/>
                <w:sz w:val="18"/>
                <w:szCs w:val="18"/>
              </w:rPr>
              <w:t>atomiticity</w:t>
            </w:r>
            <w:proofErr w:type="spellEnd"/>
            <w:r>
              <w:rPr>
                <w:spacing w:val="-5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and</w:t>
            </w:r>
            <w:r>
              <w:rPr>
                <w:spacing w:val="-6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task</w:t>
            </w:r>
            <w:r>
              <w:rPr>
                <w:spacing w:val="-6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dependency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3591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CCE1A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676E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B257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831A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371EF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B079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D2D8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</w:tr>
      <w:tr w:rsidR="00F85719" w14:paraId="7153B1D9" w14:textId="77777777">
        <w:trPr>
          <w:trHeight w:val="233"/>
        </w:trPr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8E74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rPr>
                <w:w w:val="105"/>
                <w:sz w:val="18"/>
                <w:szCs w:val="18"/>
              </w:rPr>
            </w:pPr>
            <w:r>
              <w:rPr>
                <w:b/>
                <w:bCs/>
                <w:w w:val="105"/>
                <w:sz w:val="18"/>
                <w:szCs w:val="18"/>
              </w:rPr>
              <w:t>TASK</w:t>
            </w:r>
            <w:r>
              <w:rPr>
                <w:b/>
                <w:bCs/>
                <w:spacing w:val="3"/>
                <w:w w:val="105"/>
                <w:sz w:val="18"/>
                <w:szCs w:val="18"/>
              </w:rPr>
              <w:t xml:space="preserve"> </w:t>
            </w:r>
            <w:r>
              <w:rPr>
                <w:b/>
                <w:bCs/>
                <w:w w:val="105"/>
                <w:sz w:val="18"/>
                <w:szCs w:val="18"/>
              </w:rPr>
              <w:t>3</w:t>
            </w:r>
            <w:r>
              <w:rPr>
                <w:w w:val="105"/>
                <w:sz w:val="18"/>
                <w:szCs w:val="18"/>
              </w:rPr>
              <w:t>:</w:t>
            </w:r>
            <w:r>
              <w:rPr>
                <w:spacing w:val="15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Devise</w:t>
            </w:r>
            <w:r>
              <w:rPr>
                <w:spacing w:val="4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security</w:t>
            </w:r>
            <w:r>
              <w:rPr>
                <w:spacing w:val="3"/>
                <w:w w:val="105"/>
                <w:sz w:val="18"/>
                <w:szCs w:val="18"/>
              </w:rPr>
              <w:t xml:space="preserve"> </w:t>
            </w:r>
            <w:r>
              <w:rPr>
                <w:w w:val="105"/>
                <w:sz w:val="18"/>
                <w:szCs w:val="18"/>
              </w:rPr>
              <w:t>metrics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E311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BE72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E8E4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45A1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D9F4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1C69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DFE1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9EC4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</w:tr>
      <w:tr w:rsidR="00F85719" w14:paraId="0B2421B1" w14:textId="77777777">
        <w:trPr>
          <w:trHeight w:val="233"/>
        </w:trPr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BA35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rPr>
                <w:w w:val="110"/>
                <w:sz w:val="18"/>
                <w:szCs w:val="18"/>
              </w:rPr>
            </w:pPr>
            <w:r>
              <w:rPr>
                <w:b/>
                <w:bCs/>
                <w:spacing w:val="-1"/>
                <w:w w:val="110"/>
                <w:sz w:val="18"/>
                <w:szCs w:val="18"/>
              </w:rPr>
              <w:t>TASK</w:t>
            </w:r>
            <w:r>
              <w:rPr>
                <w:b/>
                <w:bCs/>
                <w:spacing w:val="-11"/>
                <w:w w:val="110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1"/>
                <w:w w:val="110"/>
                <w:sz w:val="18"/>
                <w:szCs w:val="18"/>
              </w:rPr>
              <w:t>4</w:t>
            </w:r>
            <w:r>
              <w:rPr>
                <w:spacing w:val="-1"/>
                <w:w w:val="110"/>
                <w:sz w:val="18"/>
                <w:szCs w:val="18"/>
              </w:rPr>
              <w:t>: Develop</w:t>
            </w:r>
            <w:r>
              <w:rPr>
                <w:spacing w:val="-11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TrustZone-enabled</w:t>
            </w:r>
            <w:r>
              <w:rPr>
                <w:spacing w:val="-10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monitoring</w:t>
            </w:r>
            <w:r>
              <w:rPr>
                <w:spacing w:val="-11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framework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5E25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7195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2730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2FE9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BE75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6CEA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21C1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AD4D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</w:tr>
      <w:tr w:rsidR="00F85719" w14:paraId="32D6DE1B" w14:textId="77777777">
        <w:trPr>
          <w:trHeight w:val="233"/>
        </w:trPr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380E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rPr>
                <w:w w:val="110"/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Testbed</w:t>
            </w:r>
            <w:r>
              <w:rPr>
                <w:spacing w:val="3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development</w:t>
            </w:r>
            <w:r>
              <w:rPr>
                <w:spacing w:val="4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and</w:t>
            </w:r>
            <w:r>
              <w:rPr>
                <w:spacing w:val="4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performance</w:t>
            </w:r>
            <w:r>
              <w:rPr>
                <w:spacing w:val="3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evaluation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1FC4" w14:textId="77777777" w:rsidR="00F85719" w:rsidRDefault="00F85719">
            <w:pPr>
              <w:pStyle w:val="TableParagraph"/>
              <w:kinsoku w:val="0"/>
              <w:overflowPunct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8244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18EE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6570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40A6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D44F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906C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6DA2" w14:textId="77777777" w:rsidR="00F85719" w:rsidRDefault="00D251A0">
            <w:pPr>
              <w:pStyle w:val="TableParagraph"/>
              <w:kinsoku w:val="0"/>
              <w:overflowPunct w:val="0"/>
              <w:ind w:left="123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</w:tr>
      <w:tr w:rsidR="00F85719" w14:paraId="606CFCA2" w14:textId="77777777">
        <w:trPr>
          <w:trHeight w:val="233"/>
        </w:trPr>
        <w:tc>
          <w:tcPr>
            <w:tcW w:w="5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8E31" w14:textId="77777777" w:rsidR="00F85719" w:rsidRDefault="00D251A0">
            <w:pPr>
              <w:pStyle w:val="TableParagraph"/>
              <w:kinsoku w:val="0"/>
              <w:overflowPunct w:val="0"/>
              <w:spacing w:line="203" w:lineRule="exact"/>
              <w:rPr>
                <w:w w:val="110"/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Education</w:t>
            </w:r>
            <w:r>
              <w:rPr>
                <w:spacing w:val="4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and</w:t>
            </w:r>
            <w:r>
              <w:rPr>
                <w:spacing w:val="5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outreach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EC95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D07F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4CBD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B5C4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0882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10B5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D369" w14:textId="77777777" w:rsidR="00F85719" w:rsidRDefault="00D251A0">
            <w:pPr>
              <w:pStyle w:val="TableParagraph"/>
              <w:kinsoku w:val="0"/>
              <w:overflowPunct w:val="0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2D19" w14:textId="77777777" w:rsidR="00F85719" w:rsidRDefault="00D251A0">
            <w:pPr>
              <w:pStyle w:val="TableParagraph"/>
              <w:kinsoku w:val="0"/>
              <w:overflowPunct w:val="0"/>
              <w:ind w:left="123"/>
              <w:rPr>
                <w:rFonts w:ascii="Arial Unicode MS" w:eastAsia="Arial Unicode MS" w:cs="Arial Unicode MS"/>
                <w:w w:val="114"/>
                <w:sz w:val="18"/>
                <w:szCs w:val="18"/>
              </w:rPr>
            </w:pPr>
            <w:r>
              <w:rPr>
                <w:rFonts w:ascii="Arial Unicode MS" w:eastAsia="Arial Unicode MS" w:cs="Arial Unicode MS" w:hint="eastAsia"/>
                <w:w w:val="114"/>
                <w:sz w:val="18"/>
                <w:szCs w:val="18"/>
              </w:rPr>
              <w:t>✓</w:t>
            </w:r>
          </w:p>
        </w:tc>
      </w:tr>
    </w:tbl>
    <w:p w14:paraId="5024C9E9" w14:textId="77777777" w:rsidR="00F85719" w:rsidRDefault="00D251A0">
      <w:pPr>
        <w:pStyle w:val="BodyText"/>
        <w:kinsoku w:val="0"/>
        <w:overflowPunct w:val="0"/>
        <w:spacing w:before="196"/>
        <w:ind w:left="3079"/>
        <w:jc w:val="both"/>
        <w:rPr>
          <w:w w:val="110"/>
          <w:sz w:val="18"/>
          <w:szCs w:val="18"/>
        </w:rPr>
      </w:pPr>
      <w:r>
        <w:rPr>
          <w:b/>
          <w:bCs/>
          <w:spacing w:val="-1"/>
          <w:w w:val="110"/>
          <w:sz w:val="18"/>
          <w:szCs w:val="18"/>
        </w:rPr>
        <w:t>Table</w:t>
      </w:r>
      <w:r>
        <w:rPr>
          <w:b/>
          <w:bCs/>
          <w:spacing w:val="-11"/>
          <w:w w:val="110"/>
          <w:sz w:val="18"/>
          <w:szCs w:val="18"/>
        </w:rPr>
        <w:t xml:space="preserve"> </w:t>
      </w:r>
      <w:r>
        <w:rPr>
          <w:b/>
          <w:bCs/>
          <w:spacing w:val="-1"/>
          <w:w w:val="110"/>
          <w:sz w:val="18"/>
          <w:szCs w:val="18"/>
        </w:rPr>
        <w:t>2:</w:t>
      </w:r>
      <w:r>
        <w:rPr>
          <w:b/>
          <w:bCs/>
          <w:spacing w:val="-2"/>
          <w:w w:val="110"/>
          <w:sz w:val="18"/>
          <w:szCs w:val="18"/>
        </w:rPr>
        <w:t xml:space="preserve"> </w:t>
      </w:r>
      <w:r>
        <w:rPr>
          <w:spacing w:val="-1"/>
          <w:w w:val="110"/>
          <w:sz w:val="18"/>
          <w:szCs w:val="18"/>
        </w:rPr>
        <w:t>Timeline</w:t>
      </w:r>
      <w:r>
        <w:rPr>
          <w:spacing w:val="-11"/>
          <w:w w:val="110"/>
          <w:sz w:val="18"/>
          <w:szCs w:val="18"/>
        </w:rPr>
        <w:t xml:space="preserve"> </w:t>
      </w:r>
      <w:r>
        <w:rPr>
          <w:spacing w:val="-1"/>
          <w:w w:val="110"/>
          <w:sz w:val="18"/>
          <w:szCs w:val="18"/>
        </w:rPr>
        <w:t>of</w:t>
      </w:r>
      <w:r>
        <w:rPr>
          <w:spacing w:val="-11"/>
          <w:w w:val="110"/>
          <w:sz w:val="18"/>
          <w:szCs w:val="18"/>
        </w:rPr>
        <w:t xml:space="preserve"> </w:t>
      </w:r>
      <w:r>
        <w:rPr>
          <w:spacing w:val="-1"/>
          <w:w w:val="110"/>
          <w:sz w:val="18"/>
          <w:szCs w:val="18"/>
        </w:rPr>
        <w:t>our</w:t>
      </w:r>
      <w:r>
        <w:rPr>
          <w:spacing w:val="-11"/>
          <w:w w:val="110"/>
          <w:sz w:val="18"/>
          <w:szCs w:val="18"/>
        </w:rPr>
        <w:t xml:space="preserve"> </w:t>
      </w:r>
      <w:r>
        <w:rPr>
          <w:spacing w:val="-1"/>
          <w:w w:val="110"/>
          <w:sz w:val="18"/>
          <w:szCs w:val="18"/>
        </w:rPr>
        <w:t>proposed</w:t>
      </w:r>
      <w:r>
        <w:rPr>
          <w:spacing w:val="-11"/>
          <w:w w:val="110"/>
          <w:sz w:val="18"/>
          <w:szCs w:val="18"/>
        </w:rPr>
        <w:t xml:space="preserve"> </w:t>
      </w:r>
      <w:r>
        <w:rPr>
          <w:w w:val="110"/>
          <w:sz w:val="18"/>
          <w:szCs w:val="18"/>
        </w:rPr>
        <w:t>research.</w:t>
      </w:r>
    </w:p>
    <w:p w14:paraId="2E62E189" w14:textId="77777777" w:rsidR="00F85719" w:rsidRDefault="00D251A0">
      <w:pPr>
        <w:pStyle w:val="BodyText"/>
        <w:kinsoku w:val="0"/>
        <w:overflowPunct w:val="0"/>
        <w:spacing w:before="105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Plans for Assessing Success.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>We will evaluate our proposed research agendas based on the successful</w:t>
      </w:r>
      <w:r>
        <w:rPr>
          <w:spacing w:val="1"/>
          <w:w w:val="110"/>
        </w:rPr>
        <w:t xml:space="preserve"> </w:t>
      </w:r>
      <w:r>
        <w:rPr>
          <w:w w:val="110"/>
        </w:rPr>
        <w:t>development of analytical models, performance metrics, and scheduler implementations.</w:t>
      </w:r>
      <w:r>
        <w:rPr>
          <w:spacing w:val="1"/>
          <w:w w:val="110"/>
        </w:rPr>
        <w:t xml:space="preserve"> </w:t>
      </w:r>
      <w:r>
        <w:rPr>
          <w:w w:val="110"/>
        </w:rPr>
        <w:t>We will also</w:t>
      </w:r>
      <w:r>
        <w:rPr>
          <w:spacing w:val="1"/>
          <w:w w:val="110"/>
        </w:rPr>
        <w:t xml:space="preserve"> </w:t>
      </w:r>
      <w:r>
        <w:rPr>
          <w:w w:val="115"/>
        </w:rPr>
        <w:t>track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number</w:t>
      </w:r>
      <w:r>
        <w:rPr>
          <w:spacing w:val="-6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citations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6"/>
          <w:w w:val="115"/>
        </w:rPr>
        <w:t xml:space="preserve"> </w:t>
      </w:r>
      <w:r>
        <w:rPr>
          <w:w w:val="115"/>
        </w:rPr>
        <w:t>our</w:t>
      </w:r>
      <w:r>
        <w:rPr>
          <w:spacing w:val="-6"/>
          <w:w w:val="115"/>
        </w:rPr>
        <w:t xml:space="preserve"> </w:t>
      </w:r>
      <w:r>
        <w:rPr>
          <w:w w:val="115"/>
        </w:rPr>
        <w:t>publications,</w:t>
      </w:r>
      <w:r>
        <w:rPr>
          <w:spacing w:val="-2"/>
          <w:w w:val="115"/>
        </w:rPr>
        <w:t xml:space="preserve"> </w:t>
      </w:r>
      <w:r>
        <w:rPr>
          <w:w w:val="115"/>
        </w:rPr>
        <w:t>monitor</w:t>
      </w:r>
      <w:r>
        <w:rPr>
          <w:spacing w:val="-7"/>
          <w:w w:val="115"/>
        </w:rPr>
        <w:t xml:space="preserve"> </w:t>
      </w:r>
      <w:r>
        <w:rPr>
          <w:w w:val="115"/>
        </w:rPr>
        <w:t>visits</w:t>
      </w:r>
      <w:r>
        <w:rPr>
          <w:spacing w:val="-5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our</w:t>
      </w:r>
      <w:r>
        <w:rPr>
          <w:spacing w:val="-6"/>
          <w:w w:val="115"/>
        </w:rPr>
        <w:t xml:space="preserve"> </w:t>
      </w:r>
      <w:r>
        <w:rPr>
          <w:w w:val="115"/>
        </w:rPr>
        <w:t>project</w:t>
      </w:r>
      <w:r>
        <w:rPr>
          <w:spacing w:val="-7"/>
          <w:w w:val="115"/>
        </w:rPr>
        <w:t xml:space="preserve"> </w:t>
      </w:r>
      <w:r>
        <w:rPr>
          <w:w w:val="115"/>
        </w:rPr>
        <w:t>website,</w:t>
      </w:r>
      <w:r>
        <w:rPr>
          <w:spacing w:val="-2"/>
          <w:w w:val="115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observe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55"/>
          <w:w w:val="115"/>
        </w:rPr>
        <w:t xml:space="preserve"> </w:t>
      </w:r>
      <w:r>
        <w:rPr>
          <w:w w:val="110"/>
        </w:rPr>
        <w:t>number of downloads/forks of our public code repositories. We will measure the success of our education</w:t>
      </w:r>
      <w:r>
        <w:rPr>
          <w:spacing w:val="-52"/>
          <w:w w:val="110"/>
        </w:rPr>
        <w:t xml:space="preserve"> </w:t>
      </w:r>
      <w:r>
        <w:rPr>
          <w:w w:val="115"/>
        </w:rPr>
        <w:t>plans</w:t>
      </w:r>
      <w:r>
        <w:rPr>
          <w:spacing w:val="-10"/>
          <w:w w:val="115"/>
        </w:rPr>
        <w:t xml:space="preserve"> </w:t>
      </w:r>
      <w:r>
        <w:rPr>
          <w:w w:val="115"/>
        </w:rPr>
        <w:t>by</w:t>
      </w:r>
      <w:r>
        <w:rPr>
          <w:spacing w:val="-10"/>
          <w:w w:val="115"/>
        </w:rPr>
        <w:t xml:space="preserve"> </w:t>
      </w:r>
      <w:r>
        <w:rPr>
          <w:w w:val="115"/>
        </w:rPr>
        <w:t>monitoring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number</w:t>
      </w:r>
      <w:r>
        <w:rPr>
          <w:spacing w:val="-10"/>
          <w:w w:val="115"/>
        </w:rPr>
        <w:t xml:space="preserve"> </w:t>
      </w:r>
      <w:r>
        <w:rPr>
          <w:w w:val="115"/>
        </w:rPr>
        <w:t>of</w:t>
      </w:r>
      <w:r>
        <w:rPr>
          <w:spacing w:val="-9"/>
          <w:w w:val="115"/>
        </w:rPr>
        <w:t xml:space="preserve"> </w:t>
      </w:r>
      <w:r>
        <w:rPr>
          <w:w w:val="115"/>
        </w:rPr>
        <w:t>student</w:t>
      </w:r>
      <w:r>
        <w:rPr>
          <w:spacing w:val="-10"/>
          <w:w w:val="115"/>
        </w:rPr>
        <w:t xml:space="preserve"> </w:t>
      </w:r>
      <w:r>
        <w:rPr>
          <w:w w:val="115"/>
        </w:rPr>
        <w:t>enrollment,</w:t>
      </w:r>
      <w:r>
        <w:rPr>
          <w:spacing w:val="-7"/>
          <w:w w:val="115"/>
        </w:rPr>
        <w:t xml:space="preserve"> </w:t>
      </w:r>
      <w:r>
        <w:rPr>
          <w:w w:val="115"/>
        </w:rPr>
        <w:t>course</w:t>
      </w:r>
      <w:r>
        <w:rPr>
          <w:spacing w:val="-10"/>
          <w:w w:val="115"/>
        </w:rPr>
        <w:t xml:space="preserve"> </w:t>
      </w:r>
      <w:r>
        <w:rPr>
          <w:w w:val="115"/>
        </w:rPr>
        <w:t>evaluations,</w:t>
      </w:r>
      <w:r>
        <w:rPr>
          <w:spacing w:val="-7"/>
          <w:w w:val="115"/>
        </w:rPr>
        <w:t xml:space="preserve"> </w:t>
      </w:r>
      <w:r>
        <w:rPr>
          <w:w w:val="115"/>
        </w:rPr>
        <w:t>ratings/comments/feedback</w:t>
      </w:r>
      <w:r>
        <w:rPr>
          <w:spacing w:val="-55"/>
          <w:w w:val="115"/>
        </w:rPr>
        <w:t xml:space="preserve"> </w:t>
      </w:r>
      <w:r>
        <w:rPr>
          <w:w w:val="110"/>
        </w:rPr>
        <w:t>from the students, and successful completion of course projects that turn into research publications. Our</w:t>
      </w:r>
      <w:r>
        <w:rPr>
          <w:spacing w:val="1"/>
          <w:w w:val="110"/>
        </w:rPr>
        <w:t xml:space="preserve"> </w:t>
      </w:r>
      <w:r>
        <w:rPr>
          <w:w w:val="115"/>
        </w:rPr>
        <w:t>evaluation</w:t>
      </w:r>
      <w:r>
        <w:rPr>
          <w:spacing w:val="-15"/>
          <w:w w:val="115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</w:rPr>
        <w:t>outreach</w:t>
      </w:r>
      <w:r>
        <w:rPr>
          <w:spacing w:val="-14"/>
          <w:w w:val="115"/>
        </w:rPr>
        <w:t xml:space="preserve"> </w:t>
      </w:r>
      <w:r>
        <w:rPr>
          <w:w w:val="115"/>
        </w:rPr>
        <w:t>activities</w:t>
      </w:r>
      <w:r>
        <w:rPr>
          <w:spacing w:val="-14"/>
          <w:w w:val="115"/>
        </w:rPr>
        <w:t xml:space="preserve"> </w:t>
      </w:r>
      <w:r>
        <w:rPr>
          <w:w w:val="115"/>
        </w:rPr>
        <w:t>includes</w:t>
      </w:r>
      <w:r>
        <w:rPr>
          <w:spacing w:val="-14"/>
          <w:w w:val="115"/>
        </w:rPr>
        <w:t xml:space="preserve"> </w:t>
      </w:r>
      <w:r>
        <w:rPr>
          <w:i/>
          <w:iCs/>
          <w:w w:val="115"/>
        </w:rPr>
        <w:t>(a)</w:t>
      </w:r>
      <w:r>
        <w:rPr>
          <w:i/>
          <w:iCs/>
          <w:spacing w:val="-14"/>
          <w:w w:val="115"/>
        </w:rPr>
        <w:t xml:space="preserve"> </w:t>
      </w:r>
      <w:r>
        <w:rPr>
          <w:w w:val="115"/>
        </w:rPr>
        <w:t>monitoring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w w:val="115"/>
        </w:rPr>
        <w:t>number</w:t>
      </w:r>
      <w:r>
        <w:rPr>
          <w:spacing w:val="-14"/>
          <w:w w:val="115"/>
        </w:rPr>
        <w:t xml:space="preserve"> </w:t>
      </w:r>
      <w:r>
        <w:rPr>
          <w:w w:val="115"/>
        </w:rPr>
        <w:t>of</w:t>
      </w:r>
      <w:r>
        <w:rPr>
          <w:spacing w:val="-14"/>
          <w:w w:val="115"/>
        </w:rPr>
        <w:t xml:space="preserve"> </w:t>
      </w:r>
      <w:r>
        <w:rPr>
          <w:w w:val="115"/>
        </w:rPr>
        <w:t>K-12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w w:val="115"/>
        </w:rPr>
        <w:t>undergraduate</w:t>
      </w:r>
      <w:r>
        <w:rPr>
          <w:spacing w:val="-14"/>
          <w:w w:val="115"/>
        </w:rPr>
        <w:t xml:space="preserve"> </w:t>
      </w:r>
      <w:r>
        <w:rPr>
          <w:w w:val="115"/>
        </w:rPr>
        <w:t>student</w:t>
      </w:r>
      <w:r>
        <w:rPr>
          <w:spacing w:val="-55"/>
          <w:w w:val="115"/>
        </w:rPr>
        <w:t xml:space="preserve"> </w:t>
      </w:r>
      <w:r>
        <w:rPr>
          <w:w w:val="110"/>
        </w:rPr>
        <w:t xml:space="preserve">participation and </w:t>
      </w:r>
      <w:r>
        <w:rPr>
          <w:i/>
          <w:iCs/>
          <w:w w:val="110"/>
        </w:rPr>
        <w:t xml:space="preserve">(b) </w:t>
      </w:r>
      <w:r>
        <w:rPr>
          <w:w w:val="110"/>
        </w:rPr>
        <w:t>successful development of new pedagogical contents. We will continuously monitor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evaluate our education and</w:t>
      </w:r>
      <w:r>
        <w:rPr>
          <w:spacing w:val="-1"/>
          <w:w w:val="110"/>
        </w:rPr>
        <w:t xml:space="preserve"> </w:t>
      </w:r>
      <w:r>
        <w:rPr>
          <w:w w:val="110"/>
        </w:rPr>
        <w:t>outreach activities and adjust</w:t>
      </w:r>
      <w:r>
        <w:rPr>
          <w:spacing w:val="-1"/>
          <w:w w:val="110"/>
        </w:rPr>
        <w:t xml:space="preserve"> </w:t>
      </w:r>
      <w:r>
        <w:rPr>
          <w:w w:val="110"/>
        </w:rPr>
        <w:t>them based on the observed</w:t>
      </w:r>
      <w:r>
        <w:rPr>
          <w:spacing w:val="-1"/>
          <w:w w:val="110"/>
        </w:rPr>
        <w:t xml:space="preserve"> </w:t>
      </w:r>
      <w:r>
        <w:rPr>
          <w:w w:val="110"/>
        </w:rPr>
        <w:t>results.</w:t>
      </w:r>
    </w:p>
    <w:p w14:paraId="22732235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96"/>
        <w:ind w:hanging="360"/>
        <w:jc w:val="both"/>
      </w:pPr>
      <w:r>
        <w:t>Broader</w:t>
      </w:r>
      <w:r>
        <w:rPr>
          <w:spacing w:val="18"/>
        </w:rPr>
        <w:t xml:space="preserve"> </w:t>
      </w:r>
      <w:r>
        <w:t>Impacts</w:t>
      </w:r>
    </w:p>
    <w:p w14:paraId="35F41223" w14:textId="77777777" w:rsidR="00F85719" w:rsidRDefault="00D251A0">
      <w:pPr>
        <w:pStyle w:val="BodyText"/>
        <w:kinsoku w:val="0"/>
        <w:overflowPunct w:val="0"/>
        <w:spacing w:before="117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Societal Impact.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>The proposed research and educational plans have the potential for broad impact.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large</w:t>
      </w:r>
      <w:r>
        <w:rPr>
          <w:spacing w:val="-6"/>
          <w:w w:val="110"/>
        </w:rPr>
        <w:t xml:space="preserve"> </w:t>
      </w:r>
      <w:r>
        <w:rPr>
          <w:w w:val="110"/>
        </w:rPr>
        <w:t>number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proofErr w:type="gramEnd"/>
      <w:r>
        <w:rPr>
          <w:spacing w:val="-6"/>
          <w:w w:val="110"/>
        </w:rPr>
        <w:t xml:space="preserve"> </w:t>
      </w:r>
      <w:r>
        <w:rPr>
          <w:w w:val="110"/>
        </w:rPr>
        <w:t>critical</w:t>
      </w:r>
      <w:r>
        <w:rPr>
          <w:spacing w:val="-5"/>
          <w:w w:val="110"/>
        </w:rPr>
        <w:t xml:space="preserve"> </w:t>
      </w:r>
      <w:r>
        <w:rPr>
          <w:w w:val="110"/>
        </w:rPr>
        <w:t>systems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modern</w:t>
      </w:r>
      <w:r>
        <w:rPr>
          <w:spacing w:val="-6"/>
          <w:w w:val="110"/>
        </w:rPr>
        <w:t xml:space="preserve"> </w:t>
      </w:r>
      <w:r>
        <w:rPr>
          <w:w w:val="110"/>
        </w:rPr>
        <w:t>society</w:t>
      </w:r>
      <w:r>
        <w:rPr>
          <w:spacing w:val="-5"/>
          <w:w w:val="110"/>
        </w:rPr>
        <w:t xml:space="preserve"> </w:t>
      </w:r>
      <w:r>
        <w:rPr>
          <w:w w:val="110"/>
        </w:rPr>
        <w:t>have</w:t>
      </w:r>
      <w:r>
        <w:rPr>
          <w:spacing w:val="-6"/>
          <w:w w:val="110"/>
        </w:rPr>
        <w:t xml:space="preserve"> </w:t>
      </w:r>
      <w:r>
        <w:rPr>
          <w:w w:val="110"/>
        </w:rPr>
        <w:t>real-time</w:t>
      </w:r>
      <w:r>
        <w:rPr>
          <w:spacing w:val="-5"/>
          <w:w w:val="110"/>
        </w:rPr>
        <w:t xml:space="preserve"> </w:t>
      </w:r>
      <w:r>
        <w:rPr>
          <w:w w:val="110"/>
        </w:rPr>
        <w:t>requirements.</w:t>
      </w:r>
      <w:r>
        <w:rPr>
          <w:spacing w:val="6"/>
          <w:w w:val="110"/>
        </w:rPr>
        <w:t xml:space="preserve"> </w:t>
      </w:r>
      <w:r>
        <w:rPr>
          <w:w w:val="110"/>
        </w:rPr>
        <w:t>They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also</w:t>
      </w:r>
      <w:r>
        <w:rPr>
          <w:spacing w:val="-5"/>
          <w:w w:val="110"/>
        </w:rPr>
        <w:t xml:space="preserve"> </w:t>
      </w:r>
      <w:r>
        <w:rPr>
          <w:w w:val="110"/>
        </w:rPr>
        <w:t>increasingly</w:t>
      </w:r>
      <w:r>
        <w:rPr>
          <w:spacing w:val="-53"/>
          <w:w w:val="110"/>
        </w:rPr>
        <w:t xml:space="preserve"> </w:t>
      </w:r>
      <w:r>
        <w:rPr>
          <w:w w:val="105"/>
        </w:rPr>
        <w:t xml:space="preserve">becoming targets for </w:t>
      </w:r>
      <w:proofErr w:type="spellStart"/>
      <w:r>
        <w:rPr>
          <w:w w:val="105"/>
        </w:rPr>
        <w:t>cyber attacks</w:t>
      </w:r>
      <w:proofErr w:type="spellEnd"/>
      <w:r>
        <w:rPr>
          <w:w w:val="105"/>
        </w:rPr>
        <w:t xml:space="preserve"> [3–10, 98].</w:t>
      </w:r>
      <w:r>
        <w:rPr>
          <w:spacing w:val="1"/>
          <w:w w:val="105"/>
        </w:rPr>
        <w:t xml:space="preserve"> </w:t>
      </w:r>
      <w:r>
        <w:rPr>
          <w:w w:val="105"/>
        </w:rPr>
        <w:t>Any successful, profound attacks on these systems can have</w:t>
      </w:r>
      <w:r>
        <w:rPr>
          <w:spacing w:val="1"/>
          <w:w w:val="105"/>
        </w:rPr>
        <w:t xml:space="preserve"> </w:t>
      </w:r>
      <w:r>
        <w:rPr>
          <w:w w:val="110"/>
        </w:rPr>
        <w:t>catastrophic results, leading to loss of injury to humans, negative impacts on the system and even the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environment.   Hence, techniques developed as part of this project will make such systems </w:t>
      </w:r>
      <w:r>
        <w:rPr>
          <w:i/>
          <w:iCs/>
          <w:w w:val="110"/>
        </w:rPr>
        <w:t>more secure</w:t>
      </w:r>
      <w:r>
        <w:rPr>
          <w:i/>
          <w:iCs/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applicable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i/>
          <w:iCs/>
          <w:w w:val="110"/>
        </w:rPr>
        <w:t>broad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range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of</w:t>
      </w:r>
      <w:r>
        <w:rPr>
          <w:i/>
          <w:iCs/>
          <w:spacing w:val="-10"/>
          <w:w w:val="110"/>
        </w:rPr>
        <w:t xml:space="preserve"> </w:t>
      </w:r>
      <w:r>
        <w:rPr>
          <w:i/>
          <w:iCs/>
          <w:w w:val="110"/>
        </w:rPr>
        <w:t>domains</w:t>
      </w:r>
      <w:r>
        <w:rPr>
          <w:i/>
          <w:iCs/>
          <w:spacing w:val="-10"/>
          <w:w w:val="110"/>
        </w:rPr>
        <w:t xml:space="preserve"> </w:t>
      </w:r>
      <w:r>
        <w:rPr>
          <w:w w:val="110"/>
        </w:rPr>
        <w:t>(e.g.,</w:t>
      </w:r>
      <w:r>
        <w:rPr>
          <w:spacing w:val="-9"/>
          <w:w w:val="110"/>
        </w:rPr>
        <w:t xml:space="preserve"> </w:t>
      </w:r>
      <w:r>
        <w:rPr>
          <w:w w:val="110"/>
        </w:rPr>
        <w:t>avionics,</w:t>
      </w:r>
      <w:r>
        <w:rPr>
          <w:spacing w:val="-9"/>
          <w:w w:val="110"/>
        </w:rPr>
        <w:t xml:space="preserve"> </w:t>
      </w:r>
      <w:r>
        <w:rPr>
          <w:w w:val="110"/>
        </w:rPr>
        <w:t>automobiles,</w:t>
      </w:r>
      <w:r>
        <w:rPr>
          <w:spacing w:val="-8"/>
          <w:w w:val="110"/>
        </w:rPr>
        <w:t xml:space="preserve"> </w:t>
      </w:r>
      <w:r>
        <w:rPr>
          <w:w w:val="110"/>
        </w:rPr>
        <w:t>power</w:t>
      </w:r>
      <w:r>
        <w:rPr>
          <w:spacing w:val="-10"/>
          <w:w w:val="110"/>
        </w:rPr>
        <w:t xml:space="preserve"> </w:t>
      </w:r>
      <w:r>
        <w:rPr>
          <w:w w:val="110"/>
        </w:rPr>
        <w:t>grids,</w:t>
      </w:r>
      <w:r>
        <w:rPr>
          <w:spacing w:val="-9"/>
          <w:w w:val="110"/>
        </w:rPr>
        <w:t xml:space="preserve"> </w:t>
      </w:r>
      <w:r>
        <w:rPr>
          <w:w w:val="110"/>
        </w:rPr>
        <w:t>manufacturing</w:t>
      </w:r>
      <w:r>
        <w:rPr>
          <w:spacing w:val="-10"/>
          <w:w w:val="110"/>
        </w:rPr>
        <w:t xml:space="preserve"> </w:t>
      </w:r>
      <w:r>
        <w:rPr>
          <w:w w:val="110"/>
        </w:rPr>
        <w:t>plants,</w:t>
      </w:r>
      <w:r>
        <w:rPr>
          <w:spacing w:val="-52"/>
          <w:w w:val="110"/>
        </w:rPr>
        <w:t xml:space="preserve"> </w:t>
      </w:r>
      <w:r>
        <w:rPr>
          <w:w w:val="110"/>
        </w:rPr>
        <w:t>medical devices, industrial control systems, unmanned vehicles).</w:t>
      </w:r>
      <w:r>
        <w:rPr>
          <w:spacing w:val="1"/>
          <w:w w:val="110"/>
        </w:rPr>
        <w:t xml:space="preserve"> </w:t>
      </w:r>
      <w:r>
        <w:rPr>
          <w:w w:val="110"/>
        </w:rPr>
        <w:t>Our proposed research can lead to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substantial improvements in consumer products </w:t>
      </w:r>
      <w:proofErr w:type="gramStart"/>
      <w:r>
        <w:rPr>
          <w:w w:val="110"/>
        </w:rPr>
        <w:t>and also</w:t>
      </w:r>
      <w:proofErr w:type="gramEnd"/>
      <w:r>
        <w:rPr>
          <w:w w:val="110"/>
        </w:rPr>
        <w:t xml:space="preserve"> improve systems that have </w:t>
      </w:r>
      <w:r>
        <w:rPr>
          <w:i/>
          <w:iCs/>
          <w:w w:val="110"/>
        </w:rPr>
        <w:t>national security</w:t>
      </w:r>
      <w:r>
        <w:rPr>
          <w:i/>
          <w:iCs/>
          <w:spacing w:val="1"/>
          <w:w w:val="110"/>
        </w:rPr>
        <w:t xml:space="preserve"> </w:t>
      </w:r>
      <w:r>
        <w:rPr>
          <w:i/>
          <w:iCs/>
          <w:w w:val="110"/>
        </w:rPr>
        <w:t>considerations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All data, insights, results, implemented frameworks, and course modules will be made</w:t>
      </w:r>
      <w:r>
        <w:rPr>
          <w:spacing w:val="1"/>
          <w:w w:val="110"/>
        </w:rPr>
        <w:t xml:space="preserve"> </w:t>
      </w:r>
      <w:r>
        <w:rPr>
          <w:w w:val="110"/>
        </w:rPr>
        <w:t>available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research</w:t>
      </w:r>
      <w:r>
        <w:rPr>
          <w:spacing w:val="-7"/>
          <w:w w:val="110"/>
        </w:rPr>
        <w:t xml:space="preserve"> </w:t>
      </w:r>
      <w:r>
        <w:rPr>
          <w:w w:val="110"/>
        </w:rPr>
        <w:t>community</w:t>
      </w:r>
      <w:r>
        <w:rPr>
          <w:spacing w:val="-7"/>
          <w:w w:val="110"/>
        </w:rPr>
        <w:t xml:space="preserve"> </w:t>
      </w:r>
      <w:r>
        <w:rPr>
          <w:w w:val="110"/>
        </w:rPr>
        <w:t>via</w:t>
      </w:r>
      <w:r>
        <w:rPr>
          <w:spacing w:val="-7"/>
          <w:w w:val="110"/>
        </w:rPr>
        <w:t xml:space="preserve"> </w:t>
      </w:r>
      <w:r>
        <w:rPr>
          <w:i/>
          <w:iCs/>
          <w:w w:val="110"/>
        </w:rPr>
        <w:t>a</w:t>
      </w:r>
      <w:r>
        <w:rPr>
          <w:i/>
          <w:iCs/>
          <w:spacing w:val="-6"/>
          <w:w w:val="110"/>
        </w:rPr>
        <w:t xml:space="preserve"> </w:t>
      </w:r>
      <w:r>
        <w:rPr>
          <w:i/>
          <w:iCs/>
          <w:w w:val="110"/>
        </w:rPr>
        <w:t>dedicated</w:t>
      </w:r>
      <w:r>
        <w:rPr>
          <w:i/>
          <w:iCs/>
          <w:spacing w:val="-8"/>
          <w:w w:val="110"/>
        </w:rPr>
        <w:t xml:space="preserve"> </w:t>
      </w:r>
      <w:r>
        <w:rPr>
          <w:i/>
          <w:iCs/>
          <w:w w:val="110"/>
        </w:rPr>
        <w:t>project</w:t>
      </w:r>
      <w:r>
        <w:rPr>
          <w:i/>
          <w:iCs/>
          <w:spacing w:val="-6"/>
          <w:w w:val="110"/>
        </w:rPr>
        <w:t xml:space="preserve"> </w:t>
      </w:r>
      <w:r>
        <w:rPr>
          <w:i/>
          <w:iCs/>
          <w:w w:val="110"/>
        </w:rPr>
        <w:t>website</w:t>
      </w:r>
      <w:r>
        <w:rPr>
          <w:i/>
          <w:iCs/>
          <w:spacing w:val="-7"/>
          <w:w w:val="110"/>
        </w:rPr>
        <w:t xml:space="preserve"> </w:t>
      </w:r>
      <w:r>
        <w:rPr>
          <w:w w:val="110"/>
        </w:rPr>
        <w:t>along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appropriate</w:t>
      </w:r>
      <w:r>
        <w:rPr>
          <w:spacing w:val="-7"/>
          <w:w w:val="110"/>
        </w:rPr>
        <w:t xml:space="preserve"> </w:t>
      </w:r>
      <w:r>
        <w:rPr>
          <w:w w:val="110"/>
        </w:rPr>
        <w:t>documentation.</w:t>
      </w:r>
      <w:r>
        <w:rPr>
          <w:spacing w:val="-52"/>
          <w:w w:val="110"/>
        </w:rPr>
        <w:t xml:space="preserve"> </w:t>
      </w:r>
      <w:r>
        <w:rPr>
          <w:w w:val="110"/>
        </w:rPr>
        <w:t>Our public releases will facilitate the rapid dissemination and adoption of our ideas in the scientific</w:t>
      </w:r>
      <w:r>
        <w:rPr>
          <w:spacing w:val="1"/>
          <w:w w:val="110"/>
        </w:rPr>
        <w:t xml:space="preserve"> </w:t>
      </w:r>
      <w:r>
        <w:rPr>
          <w:w w:val="110"/>
        </w:rPr>
        <w:t>community.</w:t>
      </w:r>
      <w:r>
        <w:rPr>
          <w:spacing w:val="1"/>
          <w:w w:val="110"/>
        </w:rPr>
        <w:t xml:space="preserve"> </w:t>
      </w:r>
      <w:r>
        <w:rPr>
          <w:w w:val="110"/>
        </w:rPr>
        <w:t>In addition to technical contributions,</w:t>
      </w:r>
      <w:r>
        <w:rPr>
          <w:spacing w:val="1"/>
          <w:w w:val="110"/>
        </w:rPr>
        <w:t xml:space="preserve"> </w:t>
      </w:r>
      <w:r>
        <w:rPr>
          <w:w w:val="110"/>
        </w:rPr>
        <w:t>our proposed educational and outreach activities</w:t>
      </w:r>
      <w:r>
        <w:rPr>
          <w:spacing w:val="1"/>
          <w:w w:val="110"/>
        </w:rPr>
        <w:t xml:space="preserve"> </w:t>
      </w:r>
      <w:r>
        <w:rPr>
          <w:w w:val="110"/>
        </w:rPr>
        <w:t>(presented</w:t>
      </w:r>
      <w:r>
        <w:rPr>
          <w:spacing w:val="-7"/>
          <w:w w:val="110"/>
        </w:rPr>
        <w:t xml:space="preserve"> </w:t>
      </w:r>
      <w:r>
        <w:rPr>
          <w:w w:val="110"/>
        </w:rPr>
        <w:t>next)</w:t>
      </w:r>
      <w:r>
        <w:rPr>
          <w:spacing w:val="-7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have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broad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positive</w:t>
      </w:r>
      <w:r>
        <w:rPr>
          <w:spacing w:val="-7"/>
          <w:w w:val="110"/>
        </w:rPr>
        <w:t xml:space="preserve"> </w:t>
      </w:r>
      <w:r>
        <w:rPr>
          <w:w w:val="110"/>
        </w:rPr>
        <w:t>societal</w:t>
      </w:r>
      <w:r>
        <w:rPr>
          <w:spacing w:val="-6"/>
          <w:w w:val="110"/>
        </w:rPr>
        <w:t xml:space="preserve"> </w:t>
      </w:r>
      <w:r>
        <w:rPr>
          <w:w w:val="110"/>
        </w:rPr>
        <w:t>impact</w:t>
      </w:r>
      <w:r>
        <w:rPr>
          <w:spacing w:val="-7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i/>
          <w:iCs/>
          <w:w w:val="110"/>
        </w:rPr>
        <w:t>(a)</w:t>
      </w:r>
      <w:r>
        <w:rPr>
          <w:i/>
          <w:iCs/>
          <w:spacing w:val="-7"/>
          <w:w w:val="110"/>
        </w:rPr>
        <w:t xml:space="preserve"> </w:t>
      </w:r>
      <w:r>
        <w:rPr>
          <w:w w:val="110"/>
        </w:rPr>
        <w:t>training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qualified</w:t>
      </w:r>
      <w:r>
        <w:rPr>
          <w:spacing w:val="-7"/>
          <w:w w:val="110"/>
        </w:rPr>
        <w:t xml:space="preserve"> </w:t>
      </w:r>
      <w:r>
        <w:rPr>
          <w:w w:val="110"/>
        </w:rPr>
        <w:t>workforce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i/>
          <w:iCs/>
          <w:w w:val="110"/>
        </w:rPr>
        <w:t>(b)</w:t>
      </w:r>
      <w:r>
        <w:rPr>
          <w:i/>
          <w:iCs/>
          <w:spacing w:val="-53"/>
          <w:w w:val="110"/>
        </w:rPr>
        <w:t xml:space="preserve"> </w:t>
      </w:r>
      <w:r>
        <w:rPr>
          <w:w w:val="110"/>
        </w:rPr>
        <w:t>encouraging</w:t>
      </w:r>
      <w:r>
        <w:rPr>
          <w:spacing w:val="-4"/>
          <w:w w:val="110"/>
        </w:rPr>
        <w:t xml:space="preserve"> </w:t>
      </w:r>
      <w:r>
        <w:rPr>
          <w:w w:val="110"/>
        </w:rPr>
        <w:t>underrepresented</w:t>
      </w:r>
      <w:r>
        <w:rPr>
          <w:spacing w:val="-4"/>
          <w:w w:val="110"/>
        </w:rPr>
        <w:t xml:space="preserve"> </w:t>
      </w:r>
      <w:r>
        <w:rPr>
          <w:w w:val="110"/>
        </w:rPr>
        <w:t>students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pursue</w:t>
      </w:r>
      <w:r>
        <w:rPr>
          <w:spacing w:val="-3"/>
          <w:w w:val="110"/>
        </w:rPr>
        <w:t xml:space="preserve"> </w:t>
      </w:r>
      <w:r>
        <w:rPr>
          <w:w w:val="110"/>
        </w:rPr>
        <w:t>careers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computing.</w:t>
      </w:r>
    </w:p>
    <w:p w14:paraId="6F689C1C" w14:textId="77777777" w:rsidR="00F85719" w:rsidRDefault="00D251A0">
      <w:pPr>
        <w:pStyle w:val="BodyText"/>
        <w:kinsoku w:val="0"/>
        <w:overflowPunct w:val="0"/>
        <w:spacing w:before="46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Curriculum</w:t>
      </w:r>
      <w:r>
        <w:rPr>
          <w:b/>
          <w:bCs/>
          <w:spacing w:val="-11"/>
          <w:w w:val="110"/>
        </w:rPr>
        <w:t xml:space="preserve"> </w:t>
      </w:r>
      <w:r>
        <w:rPr>
          <w:b/>
          <w:bCs/>
          <w:w w:val="110"/>
        </w:rPr>
        <w:t>Development.</w:t>
      </w:r>
      <w:r>
        <w:rPr>
          <w:b/>
          <w:bCs/>
          <w:spacing w:val="19"/>
          <w:w w:val="110"/>
        </w:rPr>
        <w:t xml:space="preserve"> </w:t>
      </w:r>
      <w:r>
        <w:rPr>
          <w:w w:val="110"/>
        </w:rPr>
        <w:t>This</w:t>
      </w:r>
      <w:r>
        <w:rPr>
          <w:spacing w:val="-11"/>
          <w:w w:val="110"/>
        </w:rPr>
        <w:t xml:space="preserve"> </w:t>
      </w:r>
      <w:r>
        <w:rPr>
          <w:w w:val="110"/>
        </w:rPr>
        <w:t>proposal</w:t>
      </w:r>
      <w:r>
        <w:rPr>
          <w:spacing w:val="-11"/>
          <w:w w:val="110"/>
        </w:rPr>
        <w:t xml:space="preserve"> </w:t>
      </w:r>
      <w:r>
        <w:rPr>
          <w:w w:val="110"/>
        </w:rPr>
        <w:t>will</w:t>
      </w:r>
      <w:r>
        <w:rPr>
          <w:spacing w:val="-11"/>
          <w:w w:val="110"/>
        </w:rPr>
        <w:t xml:space="preserve"> </w:t>
      </w:r>
      <w:r>
        <w:rPr>
          <w:w w:val="110"/>
        </w:rPr>
        <w:t>feed</w:t>
      </w:r>
      <w:r>
        <w:rPr>
          <w:spacing w:val="-11"/>
          <w:w w:val="110"/>
        </w:rPr>
        <w:t xml:space="preserve"> </w:t>
      </w:r>
      <w:r>
        <w:rPr>
          <w:w w:val="110"/>
        </w:rPr>
        <w:t>into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PI’s</w:t>
      </w:r>
      <w:r>
        <w:rPr>
          <w:spacing w:val="-11"/>
          <w:w w:val="110"/>
        </w:rPr>
        <w:t xml:space="preserve"> </w:t>
      </w:r>
      <w:r>
        <w:rPr>
          <w:w w:val="110"/>
        </w:rPr>
        <w:t>ongoing</w:t>
      </w:r>
      <w:r>
        <w:rPr>
          <w:spacing w:val="-11"/>
          <w:w w:val="110"/>
        </w:rPr>
        <w:t xml:space="preserve"> </w:t>
      </w:r>
      <w:r>
        <w:rPr>
          <w:w w:val="110"/>
        </w:rPr>
        <w:t>efforts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improve</w:t>
      </w:r>
      <w:r>
        <w:rPr>
          <w:spacing w:val="-11"/>
          <w:w w:val="110"/>
        </w:rPr>
        <w:t xml:space="preserve"> </w:t>
      </w:r>
      <w:r>
        <w:rPr>
          <w:w w:val="110"/>
        </w:rPr>
        <w:t>teaching</w:t>
      </w:r>
      <w:r>
        <w:rPr>
          <w:spacing w:val="-11"/>
          <w:w w:val="110"/>
        </w:rPr>
        <w:t xml:space="preserve"> </w:t>
      </w:r>
      <w:r>
        <w:rPr>
          <w:w w:val="110"/>
        </w:rPr>
        <w:t>real-</w:t>
      </w:r>
      <w:r>
        <w:rPr>
          <w:spacing w:val="-53"/>
          <w:w w:val="110"/>
        </w:rPr>
        <w:t xml:space="preserve"> </w:t>
      </w:r>
      <w:r>
        <w:rPr>
          <w:w w:val="110"/>
        </w:rPr>
        <w:t>time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cyber-physical</w:t>
      </w:r>
      <w:r>
        <w:rPr>
          <w:spacing w:val="-6"/>
          <w:w w:val="110"/>
        </w:rPr>
        <w:t xml:space="preserve"> </w:t>
      </w:r>
      <w:r>
        <w:rPr>
          <w:w w:val="110"/>
        </w:rPr>
        <w:t>systems,</w:t>
      </w:r>
      <w:r>
        <w:rPr>
          <w:spacing w:val="-3"/>
          <w:w w:val="110"/>
        </w:rPr>
        <w:t xml:space="preserve"> </w:t>
      </w:r>
      <w:r>
        <w:rPr>
          <w:w w:val="110"/>
        </w:rPr>
        <w:t>especially</w:t>
      </w:r>
      <w:r>
        <w:rPr>
          <w:spacing w:val="-6"/>
          <w:w w:val="110"/>
        </w:rPr>
        <w:t xml:space="preserve"> </w:t>
      </w:r>
      <w:r>
        <w:rPr>
          <w:w w:val="110"/>
        </w:rPr>
        <w:t>security</w:t>
      </w:r>
      <w:r>
        <w:rPr>
          <w:spacing w:val="-6"/>
          <w:w w:val="110"/>
        </w:rPr>
        <w:t xml:space="preserve"> </w:t>
      </w:r>
      <w:r>
        <w:rPr>
          <w:w w:val="110"/>
        </w:rPr>
        <w:t>concepts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these</w:t>
      </w:r>
      <w:r>
        <w:rPr>
          <w:spacing w:val="-5"/>
          <w:w w:val="110"/>
        </w:rPr>
        <w:t xml:space="preserve"> </w:t>
      </w:r>
      <w:r>
        <w:rPr>
          <w:w w:val="110"/>
        </w:rPr>
        <w:t>domains.</w:t>
      </w:r>
      <w:r>
        <w:rPr>
          <w:spacing w:val="12"/>
          <w:w w:val="110"/>
        </w:rPr>
        <w:t xml:space="preserve"> </w:t>
      </w:r>
      <w:r>
        <w:rPr>
          <w:w w:val="110"/>
        </w:rPr>
        <w:t>Students</w:t>
      </w:r>
      <w:r>
        <w:rPr>
          <w:spacing w:val="-6"/>
          <w:w w:val="110"/>
        </w:rPr>
        <w:t xml:space="preserve"> </w:t>
      </w:r>
      <w:r>
        <w:rPr>
          <w:w w:val="110"/>
        </w:rPr>
        <w:t>supported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this</w:t>
      </w:r>
      <w:r>
        <w:rPr>
          <w:spacing w:val="-53"/>
          <w:w w:val="110"/>
        </w:rPr>
        <w:t xml:space="preserve"> </w:t>
      </w:r>
      <w:r>
        <w:rPr>
          <w:w w:val="110"/>
        </w:rPr>
        <w:t>project will get a solid scientific foundation in designing and implementing real-time security solutions.</w:t>
      </w:r>
      <w:r>
        <w:rPr>
          <w:spacing w:val="1"/>
          <w:w w:val="110"/>
        </w:rPr>
        <w:t xml:space="preserve"> </w:t>
      </w:r>
      <w:r>
        <w:rPr>
          <w:w w:val="110"/>
        </w:rPr>
        <w:t>Other</w:t>
      </w:r>
      <w:r>
        <w:rPr>
          <w:spacing w:val="-5"/>
          <w:w w:val="110"/>
        </w:rPr>
        <w:t xml:space="preserve"> </w:t>
      </w:r>
      <w:r>
        <w:rPr>
          <w:w w:val="110"/>
        </w:rPr>
        <w:t>students</w:t>
      </w:r>
      <w:r>
        <w:rPr>
          <w:spacing w:val="-4"/>
          <w:w w:val="110"/>
        </w:rPr>
        <w:t xml:space="preserve"> </w:t>
      </w:r>
      <w:r>
        <w:rPr>
          <w:w w:val="110"/>
        </w:rPr>
        <w:t>(not</w:t>
      </w:r>
      <w:r>
        <w:rPr>
          <w:spacing w:val="-4"/>
          <w:w w:val="110"/>
        </w:rPr>
        <w:t xml:space="preserve"> </w:t>
      </w:r>
      <w:r>
        <w:rPr>
          <w:w w:val="110"/>
        </w:rPr>
        <w:t>directly</w:t>
      </w:r>
      <w:r>
        <w:rPr>
          <w:spacing w:val="-4"/>
          <w:w w:val="110"/>
        </w:rPr>
        <w:t xml:space="preserve"> </w:t>
      </w:r>
      <w:r>
        <w:rPr>
          <w:w w:val="110"/>
        </w:rPr>
        <w:t>involved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research)</w:t>
      </w:r>
      <w:r>
        <w:rPr>
          <w:spacing w:val="-4"/>
          <w:w w:val="110"/>
        </w:rPr>
        <w:t xml:space="preserve"> </w:t>
      </w:r>
      <w:r>
        <w:rPr>
          <w:w w:val="110"/>
        </w:rPr>
        <w:t>will</w:t>
      </w:r>
      <w:r>
        <w:rPr>
          <w:spacing w:val="-4"/>
          <w:w w:val="110"/>
        </w:rPr>
        <w:t xml:space="preserve"> </w:t>
      </w:r>
      <w:r>
        <w:rPr>
          <w:w w:val="110"/>
        </w:rPr>
        <w:t>also</w:t>
      </w:r>
      <w:r>
        <w:rPr>
          <w:spacing w:val="-4"/>
          <w:w w:val="110"/>
        </w:rPr>
        <w:t xml:space="preserve"> </w:t>
      </w:r>
      <w:r>
        <w:rPr>
          <w:w w:val="110"/>
        </w:rPr>
        <w:t>benefit</w:t>
      </w:r>
      <w:r>
        <w:rPr>
          <w:spacing w:val="-5"/>
          <w:w w:val="110"/>
        </w:rPr>
        <w:t xml:space="preserve"> </w:t>
      </w:r>
      <w:r>
        <w:rPr>
          <w:w w:val="110"/>
        </w:rPr>
        <w:t>through</w:t>
      </w:r>
      <w:r>
        <w:rPr>
          <w:spacing w:val="-4"/>
          <w:w w:val="110"/>
        </w:rPr>
        <w:t xml:space="preserve"> </w:t>
      </w:r>
      <w:r>
        <w:rPr>
          <w:w w:val="110"/>
        </w:rPr>
        <w:t>research</w:t>
      </w:r>
      <w:r>
        <w:rPr>
          <w:spacing w:val="-4"/>
          <w:w w:val="110"/>
        </w:rPr>
        <w:t xml:space="preserve"> </w:t>
      </w:r>
      <w:r>
        <w:rPr>
          <w:w w:val="110"/>
        </w:rPr>
        <w:t>seminars,</w:t>
      </w:r>
      <w:r>
        <w:rPr>
          <w:spacing w:val="-4"/>
          <w:w w:val="110"/>
        </w:rPr>
        <w:t xml:space="preserve"> </w:t>
      </w:r>
      <w:r>
        <w:rPr>
          <w:w w:val="110"/>
        </w:rPr>
        <w:t>scientific</w:t>
      </w:r>
      <w:r>
        <w:rPr>
          <w:spacing w:val="-53"/>
          <w:w w:val="110"/>
        </w:rPr>
        <w:t xml:space="preserve"> </w:t>
      </w:r>
      <w:r>
        <w:rPr>
          <w:w w:val="110"/>
        </w:rPr>
        <w:t>publications,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class</w:t>
      </w:r>
      <w:r>
        <w:rPr>
          <w:spacing w:val="-3"/>
          <w:w w:val="110"/>
        </w:rPr>
        <w:t xml:space="preserve"> </w:t>
      </w:r>
      <w:r>
        <w:rPr>
          <w:w w:val="110"/>
        </w:rPr>
        <w:t>lectures.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PI</w:t>
      </w:r>
      <w:r>
        <w:rPr>
          <w:spacing w:val="-3"/>
          <w:w w:val="110"/>
        </w:rPr>
        <w:t xml:space="preserve"> </w:t>
      </w:r>
      <w:r>
        <w:rPr>
          <w:w w:val="110"/>
        </w:rPr>
        <w:t>anticipates</w:t>
      </w:r>
      <w:r>
        <w:rPr>
          <w:spacing w:val="-3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2"/>
          <w:w w:val="110"/>
        </w:rPr>
        <w:t xml:space="preserve"> </w:t>
      </w:r>
      <w:r>
        <w:rPr>
          <w:w w:val="110"/>
        </w:rPr>
        <w:t>obtained</w:t>
      </w:r>
      <w:r>
        <w:rPr>
          <w:spacing w:val="-1"/>
          <w:w w:val="110"/>
        </w:rPr>
        <w:t xml:space="preserve"> </w:t>
      </w:r>
      <w:r>
        <w:rPr>
          <w:w w:val="110"/>
        </w:rPr>
        <w:t>from</w:t>
      </w:r>
      <w:r>
        <w:rPr>
          <w:spacing w:val="-3"/>
          <w:w w:val="110"/>
        </w:rPr>
        <w:t xml:space="preserve"> </w:t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will</w:t>
      </w:r>
      <w:r>
        <w:rPr>
          <w:spacing w:val="-3"/>
          <w:w w:val="110"/>
        </w:rPr>
        <w:t xml:space="preserve"> </w:t>
      </w:r>
      <w:r>
        <w:rPr>
          <w:w w:val="110"/>
        </w:rPr>
        <w:t>provide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52"/>
          <w:w w:val="110"/>
        </w:rPr>
        <w:t xml:space="preserve"> </w:t>
      </w:r>
      <w:r>
        <w:rPr>
          <w:w w:val="110"/>
        </w:rPr>
        <w:t>foundation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i/>
          <w:iCs/>
          <w:w w:val="110"/>
        </w:rPr>
        <w:t>one</w:t>
      </w:r>
      <w:r>
        <w:rPr>
          <w:i/>
          <w:iCs/>
          <w:spacing w:val="-8"/>
          <w:w w:val="110"/>
        </w:rPr>
        <w:t xml:space="preserve"> </w:t>
      </w:r>
      <w:r>
        <w:rPr>
          <w:i/>
          <w:iCs/>
          <w:w w:val="110"/>
        </w:rPr>
        <w:t>or</w:t>
      </w:r>
      <w:r>
        <w:rPr>
          <w:i/>
          <w:iCs/>
          <w:spacing w:val="-9"/>
          <w:w w:val="110"/>
        </w:rPr>
        <w:t xml:space="preserve"> </w:t>
      </w:r>
      <w:r>
        <w:rPr>
          <w:i/>
          <w:iCs/>
          <w:w w:val="110"/>
        </w:rPr>
        <w:t>more</w:t>
      </w:r>
      <w:r>
        <w:rPr>
          <w:i/>
          <w:iCs/>
          <w:spacing w:val="-8"/>
          <w:w w:val="110"/>
        </w:rPr>
        <w:t xml:space="preserve"> </w:t>
      </w:r>
      <w:r>
        <w:rPr>
          <w:i/>
          <w:iCs/>
          <w:w w:val="110"/>
        </w:rPr>
        <w:t>chapters</w:t>
      </w:r>
      <w:r>
        <w:rPr>
          <w:i/>
          <w:iCs/>
          <w:spacing w:val="-9"/>
          <w:w w:val="110"/>
        </w:rPr>
        <w:t xml:space="preserve"> </w:t>
      </w:r>
      <w:r>
        <w:rPr>
          <w:i/>
          <w:iCs/>
          <w:w w:val="110"/>
        </w:rPr>
        <w:t>in</w:t>
      </w:r>
      <w:r>
        <w:rPr>
          <w:i/>
          <w:iCs/>
          <w:spacing w:val="-8"/>
          <w:w w:val="110"/>
        </w:rPr>
        <w:t xml:space="preserve"> </w:t>
      </w:r>
      <w:r>
        <w:rPr>
          <w:i/>
          <w:iCs/>
          <w:w w:val="110"/>
        </w:rPr>
        <w:t>textbooks</w:t>
      </w:r>
      <w:r>
        <w:rPr>
          <w:w w:val="110"/>
        </w:rPr>
        <w:t>.</w:t>
      </w:r>
    </w:p>
    <w:p w14:paraId="1B39BE62" w14:textId="77777777" w:rsidR="00F85719" w:rsidRDefault="00F85719">
      <w:pPr>
        <w:pStyle w:val="BodyText"/>
        <w:kinsoku w:val="0"/>
        <w:overflowPunct w:val="0"/>
        <w:spacing w:before="46" w:line="268" w:lineRule="auto"/>
        <w:ind w:left="119" w:right="117"/>
        <w:jc w:val="both"/>
        <w:rPr>
          <w:w w:val="110"/>
        </w:rPr>
        <w:sectPr w:rsidR="00F85719">
          <w:footerReference w:type="default" r:id="rId92"/>
          <w:pgSz w:w="12240" w:h="15840"/>
          <w:pgMar w:top="1340" w:right="1320" w:bottom="1020" w:left="1320" w:header="0" w:footer="830" w:gutter="0"/>
          <w:cols w:space="720" w:equalWidth="0">
            <w:col w:w="9600"/>
          </w:cols>
          <w:noEndnote/>
        </w:sectPr>
      </w:pPr>
    </w:p>
    <w:p w14:paraId="114971C6" w14:textId="77777777" w:rsidR="00F85719" w:rsidRDefault="003C5D07">
      <w:pPr>
        <w:pStyle w:val="BodyText"/>
        <w:kinsoku w:val="0"/>
        <w:overflowPunct w:val="0"/>
        <w:spacing w:before="72" w:line="261" w:lineRule="auto"/>
        <w:ind w:left="119" w:right="117" w:firstLine="473"/>
        <w:jc w:val="both"/>
        <w:rPr>
          <w:w w:val="10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AEEEED3" wp14:editId="1B4D0E57">
                <wp:simplePos x="0" y="0"/>
                <wp:positionH relativeFrom="page">
                  <wp:posOffset>1105535</wp:posOffset>
                </wp:positionH>
                <wp:positionV relativeFrom="paragraph">
                  <wp:posOffset>62230</wp:posOffset>
                </wp:positionV>
                <wp:extent cx="66040" cy="229235"/>
                <wp:effectExtent l="0" t="0" r="0" b="0"/>
                <wp:wrapNone/>
                <wp:docPr id="6" name="Text 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04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A89C7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line="203" w:lineRule="exact"/>
                              <w:ind w:left="0"/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  <w:t>◊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EEED3" id="Text Box 252" o:spid="_x0000_s1252" type="#_x0000_t202" style="position:absolute;left:0;text-align:left;margin-left:87.05pt;margin-top:4.9pt;width:5.2pt;height:18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" o:allowincell="f" filled="f" stroked="f">
                <v:path arrowok="t"/>
                <v:textbox inset="0,0,0,0">
                  <w:txbxContent>
                    <w:p w14:paraId="1EFA89C7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line="203" w:lineRule="exact"/>
                        <w:ind w:left="0"/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  <w:t>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51A0">
        <w:rPr>
          <w:rFonts w:ascii="Georgia" w:hAnsi="Georgia" w:cs="Georgia"/>
          <w:b/>
          <w:bCs/>
          <w:i/>
          <w:iCs/>
          <w:w w:val="105"/>
        </w:rPr>
        <w:t>Development</w:t>
      </w:r>
      <w:r w:rsidR="00D251A0">
        <w:rPr>
          <w:rFonts w:ascii="Georgia" w:hAnsi="Georgia" w:cs="Georgia"/>
          <w:b/>
          <w:bCs/>
          <w:i/>
          <w:iCs/>
          <w:spacing w:val="-7"/>
          <w:w w:val="105"/>
        </w:rPr>
        <w:t xml:space="preserve"> </w:t>
      </w:r>
      <w:r w:rsidR="00D251A0">
        <w:rPr>
          <w:rFonts w:ascii="Georgia" w:hAnsi="Georgia" w:cs="Georgia"/>
          <w:b/>
          <w:bCs/>
          <w:i/>
          <w:iCs/>
          <w:w w:val="105"/>
        </w:rPr>
        <w:t>of</w:t>
      </w:r>
      <w:r w:rsidR="00D251A0">
        <w:rPr>
          <w:rFonts w:ascii="Georgia" w:hAnsi="Georgia" w:cs="Georgia"/>
          <w:b/>
          <w:bCs/>
          <w:i/>
          <w:iCs/>
          <w:spacing w:val="-6"/>
          <w:w w:val="105"/>
        </w:rPr>
        <w:t xml:space="preserve"> </w:t>
      </w:r>
      <w:r w:rsidR="00D251A0">
        <w:rPr>
          <w:rFonts w:ascii="Georgia" w:hAnsi="Georgia" w:cs="Georgia"/>
          <w:b/>
          <w:bCs/>
          <w:i/>
          <w:iCs/>
          <w:w w:val="105"/>
        </w:rPr>
        <w:t>a</w:t>
      </w:r>
      <w:r w:rsidR="00D251A0">
        <w:rPr>
          <w:rFonts w:ascii="Georgia" w:hAnsi="Georgia" w:cs="Georgia"/>
          <w:b/>
          <w:bCs/>
          <w:i/>
          <w:iCs/>
          <w:spacing w:val="-6"/>
          <w:w w:val="105"/>
        </w:rPr>
        <w:t xml:space="preserve"> </w:t>
      </w:r>
      <w:r w:rsidR="00D251A0">
        <w:rPr>
          <w:rFonts w:ascii="Georgia" w:hAnsi="Georgia" w:cs="Georgia"/>
          <w:b/>
          <w:bCs/>
          <w:i/>
          <w:iCs/>
          <w:w w:val="105"/>
        </w:rPr>
        <w:t>New</w:t>
      </w:r>
      <w:r w:rsidR="00D251A0">
        <w:rPr>
          <w:rFonts w:ascii="Georgia" w:hAnsi="Georgia" w:cs="Georgia"/>
          <w:b/>
          <w:bCs/>
          <w:i/>
          <w:iCs/>
          <w:spacing w:val="-6"/>
          <w:w w:val="105"/>
        </w:rPr>
        <w:t xml:space="preserve"> </w:t>
      </w:r>
      <w:r w:rsidR="00D251A0">
        <w:rPr>
          <w:rFonts w:ascii="Georgia" w:hAnsi="Georgia" w:cs="Georgia"/>
          <w:b/>
          <w:bCs/>
          <w:i/>
          <w:iCs/>
          <w:w w:val="105"/>
        </w:rPr>
        <w:t>Course:</w:t>
      </w:r>
      <w:r w:rsidR="00D251A0">
        <w:rPr>
          <w:rFonts w:ascii="Georgia" w:hAnsi="Georgia" w:cs="Georgia"/>
          <w:b/>
          <w:bCs/>
          <w:i/>
          <w:iCs/>
          <w:spacing w:val="14"/>
          <w:w w:val="105"/>
        </w:rPr>
        <w:t xml:space="preserve"> </w:t>
      </w:r>
      <w:r w:rsidR="00D251A0">
        <w:rPr>
          <w:w w:val="105"/>
        </w:rPr>
        <w:t>As</w:t>
      </w:r>
      <w:r w:rsidR="00D251A0">
        <w:rPr>
          <w:spacing w:val="-6"/>
          <w:w w:val="105"/>
        </w:rPr>
        <w:t xml:space="preserve"> </w:t>
      </w:r>
      <w:r w:rsidR="00D251A0">
        <w:rPr>
          <w:w w:val="105"/>
        </w:rPr>
        <w:t>an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effort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to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expose</w:t>
      </w:r>
      <w:r w:rsidR="00D251A0">
        <w:rPr>
          <w:spacing w:val="-6"/>
          <w:w w:val="105"/>
        </w:rPr>
        <w:t xml:space="preserve"> </w:t>
      </w:r>
      <w:r w:rsidR="00D251A0">
        <w:rPr>
          <w:w w:val="105"/>
        </w:rPr>
        <w:t>students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to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diverse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computing</w:t>
      </w:r>
      <w:r w:rsidR="00D251A0">
        <w:rPr>
          <w:spacing w:val="-5"/>
          <w:w w:val="105"/>
        </w:rPr>
        <w:t xml:space="preserve"> </w:t>
      </w:r>
      <w:r w:rsidR="00D251A0">
        <w:rPr>
          <w:w w:val="105"/>
        </w:rPr>
        <w:t>domains,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-50"/>
          <w:w w:val="105"/>
        </w:rPr>
        <w:t xml:space="preserve"> </w:t>
      </w:r>
      <w:r w:rsidR="00D251A0">
        <w:rPr>
          <w:w w:val="105"/>
        </w:rPr>
        <w:t xml:space="preserve">PI will develop a </w:t>
      </w:r>
      <w:r w:rsidR="00D251A0">
        <w:rPr>
          <w:i/>
          <w:iCs/>
          <w:w w:val="105"/>
        </w:rPr>
        <w:t xml:space="preserve">new senior undergraduate/graduate-level course </w:t>
      </w:r>
      <w:r w:rsidR="00D251A0">
        <w:rPr>
          <w:w w:val="105"/>
        </w:rPr>
        <w:t>on “Real-Time Embedded Systems”.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course will cover the basics of real-time scheduling and related security/safety principles as well as include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hands-on lab exercises using popular RTOS (LITMUS</w:t>
      </w:r>
      <w:r w:rsidR="00D251A0">
        <w:rPr>
          <w:w w:val="105"/>
          <w:position w:val="7"/>
          <w:sz w:val="15"/>
          <w:szCs w:val="15"/>
        </w:rPr>
        <w:t xml:space="preserve">RT </w:t>
      </w:r>
      <w:r w:rsidR="00D251A0">
        <w:rPr>
          <w:w w:val="105"/>
        </w:rPr>
        <w:t xml:space="preserve">[85] and </w:t>
      </w:r>
      <w:proofErr w:type="spellStart"/>
      <w:r w:rsidR="00D251A0">
        <w:rPr>
          <w:w w:val="105"/>
        </w:rPr>
        <w:t>FreeRTOS</w:t>
      </w:r>
      <w:proofErr w:type="spellEnd"/>
      <w:r w:rsidR="00D251A0">
        <w:rPr>
          <w:w w:val="105"/>
        </w:rPr>
        <w:t xml:space="preserve"> [99]). The PI plans to design the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course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by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Year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1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and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teach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Year</w:t>
      </w:r>
      <w:r w:rsidR="00D251A0">
        <w:rPr>
          <w:spacing w:val="-2"/>
          <w:w w:val="105"/>
        </w:rPr>
        <w:t xml:space="preserve"> </w:t>
      </w:r>
      <w:r w:rsidR="00D251A0">
        <w:rPr>
          <w:w w:val="105"/>
        </w:rPr>
        <w:t>2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(Fall</w:t>
      </w:r>
      <w:r w:rsidR="00D251A0">
        <w:rPr>
          <w:spacing w:val="-3"/>
          <w:w w:val="105"/>
        </w:rPr>
        <w:t xml:space="preserve"> </w:t>
      </w:r>
      <w:r w:rsidR="00D251A0">
        <w:rPr>
          <w:w w:val="105"/>
        </w:rPr>
        <w:t>semester).</w:t>
      </w:r>
    </w:p>
    <w:p w14:paraId="499E66EF" w14:textId="77777777" w:rsidR="00F85719" w:rsidRDefault="003C5D07">
      <w:pPr>
        <w:pStyle w:val="BodyText"/>
        <w:kinsoku w:val="0"/>
        <w:overflowPunct w:val="0"/>
        <w:spacing w:before="6" w:line="266" w:lineRule="auto"/>
        <w:ind w:left="119" w:right="117" w:firstLine="467"/>
        <w:jc w:val="both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62BD27B" wp14:editId="0A369F57">
                <wp:simplePos x="0" y="0"/>
                <wp:positionH relativeFrom="page">
                  <wp:posOffset>1105535</wp:posOffset>
                </wp:positionH>
                <wp:positionV relativeFrom="paragraph">
                  <wp:posOffset>20320</wp:posOffset>
                </wp:positionV>
                <wp:extent cx="66040" cy="229235"/>
                <wp:effectExtent l="0" t="0" r="0" b="0"/>
                <wp:wrapNone/>
                <wp:docPr id="5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04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0A82B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line="203" w:lineRule="exact"/>
                              <w:ind w:left="0"/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  <w:t>◊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BD27B" id="Text Box 253" o:spid="_x0000_s1253" type="#_x0000_t202" style="position:absolute;left:0;text-align:left;margin-left:87.05pt;margin-top:1.6pt;width:5.2pt;height:18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" o:allowincell="f" filled="f" stroked="f">
                <v:path arrowok="t"/>
                <v:textbox inset="0,0,0,0">
                  <w:txbxContent>
                    <w:p w14:paraId="4BB0A82B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line="203" w:lineRule="exact"/>
                        <w:ind w:left="0"/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  <w:t>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51A0">
        <w:rPr>
          <w:rFonts w:ascii="Georgia" w:hAnsi="Georgia" w:cs="Georgia"/>
          <w:b/>
          <w:bCs/>
          <w:i/>
          <w:iCs/>
        </w:rPr>
        <w:t xml:space="preserve">Enhancement of Existing Courses: </w:t>
      </w:r>
      <w:r w:rsidR="00D251A0">
        <w:t>Introduction to Cybersecurity (CS 656) is one of the foundational</w:t>
      </w:r>
      <w:r w:rsidR="00D251A0">
        <w:rPr>
          <w:spacing w:val="-47"/>
        </w:rPr>
        <w:t xml:space="preserve"> </w:t>
      </w:r>
      <w:r w:rsidR="00D251A0">
        <w:rPr>
          <w:w w:val="105"/>
        </w:rPr>
        <w:t>courses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in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our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undergraduate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program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and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forms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a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prerequisite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for</w:t>
      </w:r>
      <w:r w:rsidR="00D251A0">
        <w:rPr>
          <w:spacing w:val="35"/>
          <w:w w:val="105"/>
        </w:rPr>
        <w:t xml:space="preserve"> </w:t>
      </w:r>
      <w:r w:rsidR="00D251A0">
        <w:rPr>
          <w:w w:val="105"/>
        </w:rPr>
        <w:t>many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advanced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graduate</w:t>
      </w:r>
      <w:r w:rsidR="00D251A0">
        <w:rPr>
          <w:spacing w:val="34"/>
          <w:w w:val="105"/>
        </w:rPr>
        <w:t xml:space="preserve"> </w:t>
      </w:r>
      <w:r w:rsidR="00D251A0">
        <w:rPr>
          <w:w w:val="105"/>
        </w:rPr>
        <w:t>courses.</w:t>
      </w:r>
      <w:r w:rsidR="00D251A0">
        <w:rPr>
          <w:spacing w:val="6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-51"/>
          <w:w w:val="105"/>
        </w:rPr>
        <w:t xml:space="preserve"> </w:t>
      </w:r>
      <w:r w:rsidR="00D251A0">
        <w:rPr>
          <w:w w:val="105"/>
        </w:rPr>
        <w:t xml:space="preserve">PI will extend the existing CS 656 syllabus and include </w:t>
      </w:r>
      <w:r w:rsidR="00D251A0">
        <w:rPr>
          <w:i/>
          <w:iCs/>
          <w:w w:val="105"/>
        </w:rPr>
        <w:t xml:space="preserve">four lectures </w:t>
      </w:r>
      <w:r w:rsidR="00D251A0">
        <w:rPr>
          <w:w w:val="105"/>
        </w:rPr>
        <w:t>on various attacks and related defense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 xml:space="preserve">techniques on real-time and cyber-physical systems. Further, the PI will design a new </w:t>
      </w:r>
      <w:r w:rsidR="00D251A0">
        <w:rPr>
          <w:i/>
          <w:iCs/>
          <w:w w:val="105"/>
        </w:rPr>
        <w:t>“red-team/blue-team”</w:t>
      </w:r>
      <w:r w:rsidR="00D251A0">
        <w:rPr>
          <w:i/>
          <w:iCs/>
          <w:spacing w:val="1"/>
          <w:w w:val="105"/>
        </w:rPr>
        <w:t xml:space="preserve"> </w:t>
      </w:r>
      <w:r w:rsidR="00D251A0">
        <w:rPr>
          <w:i/>
          <w:iCs/>
          <w:w w:val="105"/>
        </w:rPr>
        <w:t xml:space="preserve">lab exercise </w:t>
      </w:r>
      <w:r w:rsidR="00D251A0">
        <w:rPr>
          <w:w w:val="105"/>
        </w:rPr>
        <w:t>where red-team will develop techniques to break a real system (LITMUS</w:t>
      </w:r>
      <w:r w:rsidR="00D251A0">
        <w:rPr>
          <w:w w:val="105"/>
          <w:position w:val="7"/>
          <w:sz w:val="15"/>
          <w:szCs w:val="15"/>
        </w:rPr>
        <w:t>RT</w:t>
      </w:r>
      <w:r w:rsidR="00D251A0">
        <w:rPr>
          <w:spacing w:val="1"/>
          <w:w w:val="105"/>
          <w:position w:val="7"/>
          <w:sz w:val="15"/>
          <w:szCs w:val="15"/>
        </w:rPr>
        <w:t xml:space="preserve"> </w:t>
      </w:r>
      <w:r w:rsidR="00D251A0">
        <w:rPr>
          <w:w w:val="105"/>
        </w:rPr>
        <w:t>scheduler) and the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blue-team</w:t>
      </w:r>
      <w:r w:rsidR="00D251A0">
        <w:rPr>
          <w:spacing w:val="37"/>
          <w:w w:val="105"/>
        </w:rPr>
        <w:t xml:space="preserve"> </w:t>
      </w:r>
      <w:r w:rsidR="00D251A0">
        <w:rPr>
          <w:w w:val="105"/>
        </w:rPr>
        <w:t>will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prevent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this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using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ideas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being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developed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in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this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research.</w:t>
      </w:r>
      <w:r w:rsidR="00D251A0">
        <w:rPr>
          <w:spacing w:val="47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PI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intends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to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offer</w:t>
      </w:r>
      <w:r w:rsidR="00D251A0">
        <w:rPr>
          <w:spacing w:val="38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-51"/>
          <w:w w:val="105"/>
        </w:rPr>
        <w:t xml:space="preserve"> </w:t>
      </w:r>
      <w:r w:rsidR="00D251A0">
        <w:rPr>
          <w:w w:val="105"/>
        </w:rPr>
        <w:t>revised CS 656 course from Year 2 (Spring semester). During the Spring 2021 semester, the PI introduced a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graduate-level course on real-time security (CS 898CC) [100] that focused on recent research.  As students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from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multiple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areas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were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enrolled,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course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was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successful,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and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class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had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very</w:t>
      </w:r>
      <w:r w:rsidR="00D251A0">
        <w:rPr>
          <w:spacing w:val="26"/>
          <w:w w:val="105"/>
        </w:rPr>
        <w:t xml:space="preserve"> </w:t>
      </w:r>
      <w:r w:rsidR="00D251A0">
        <w:rPr>
          <w:w w:val="105"/>
        </w:rPr>
        <w:t>insightful</w:t>
      </w:r>
      <w:r w:rsidR="00D251A0">
        <w:rPr>
          <w:spacing w:val="27"/>
          <w:w w:val="105"/>
        </w:rPr>
        <w:t xml:space="preserve"> </w:t>
      </w:r>
      <w:r w:rsidR="00D251A0">
        <w:rPr>
          <w:w w:val="105"/>
        </w:rPr>
        <w:t>discussions</w:t>
      </w:r>
      <w:r w:rsidR="00D251A0">
        <w:rPr>
          <w:spacing w:val="-50"/>
          <w:w w:val="105"/>
        </w:rPr>
        <w:t xml:space="preserve"> </w:t>
      </w:r>
      <w:r w:rsidR="00D251A0">
        <w:rPr>
          <w:w w:val="105"/>
        </w:rPr>
        <w:t>that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generated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multiple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research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ideas.</w:t>
      </w:r>
      <w:r w:rsidR="00D251A0">
        <w:rPr>
          <w:spacing w:val="16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PI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will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offer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CS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898CC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course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again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in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Year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1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and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Year</w:t>
      </w:r>
      <w:r w:rsidR="00D251A0">
        <w:rPr>
          <w:spacing w:val="23"/>
          <w:w w:val="105"/>
        </w:rPr>
        <w:t xml:space="preserve"> </w:t>
      </w:r>
      <w:r w:rsidR="00D251A0">
        <w:rPr>
          <w:w w:val="105"/>
        </w:rPr>
        <w:t>2</w:t>
      </w:r>
      <w:r w:rsidR="00D251A0">
        <w:rPr>
          <w:spacing w:val="-51"/>
          <w:w w:val="105"/>
        </w:rPr>
        <w:t xml:space="preserve"> </w:t>
      </w:r>
      <w:r w:rsidR="00D251A0">
        <w:rPr>
          <w:w w:val="105"/>
        </w:rPr>
        <w:t>(Fall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semesters),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with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additional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topics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on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security</w:t>
      </w:r>
      <w:r w:rsidR="00D251A0">
        <w:rPr>
          <w:spacing w:val="13"/>
          <w:w w:val="105"/>
        </w:rPr>
        <w:t xml:space="preserve"> </w:t>
      </w:r>
      <w:r w:rsidR="00D251A0">
        <w:rPr>
          <w:w w:val="105"/>
        </w:rPr>
        <w:t>integration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techniques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proposed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in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this</w:t>
      </w:r>
      <w:r w:rsidR="00D251A0">
        <w:rPr>
          <w:spacing w:val="12"/>
          <w:w w:val="105"/>
        </w:rPr>
        <w:t xml:space="preserve"> </w:t>
      </w:r>
      <w:r w:rsidR="00D251A0">
        <w:rPr>
          <w:w w:val="105"/>
        </w:rPr>
        <w:t>project.</w:t>
      </w:r>
    </w:p>
    <w:p w14:paraId="5CDFCCE4" w14:textId="77777777" w:rsidR="00F85719" w:rsidRDefault="00D251A0">
      <w:pPr>
        <w:pStyle w:val="BodyText"/>
        <w:kinsoku w:val="0"/>
        <w:overflowPunct w:val="0"/>
        <w:spacing w:before="50" w:line="268" w:lineRule="auto"/>
        <w:ind w:left="120" w:right="117"/>
        <w:jc w:val="both"/>
        <w:rPr>
          <w:w w:val="110"/>
        </w:rPr>
      </w:pPr>
      <w:r>
        <w:rPr>
          <w:b/>
          <w:bCs/>
          <w:w w:val="110"/>
        </w:rPr>
        <w:t>Undergraduate Research Involvement.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>This project will provide unique research opportunities for our</w:t>
      </w:r>
      <w:r>
        <w:rPr>
          <w:spacing w:val="-52"/>
          <w:w w:val="110"/>
        </w:rPr>
        <w:t xml:space="preserve"> </w:t>
      </w:r>
      <w:r>
        <w:rPr>
          <w:w w:val="110"/>
        </w:rPr>
        <w:t>undergraduate students.</w:t>
      </w:r>
      <w:r>
        <w:rPr>
          <w:spacing w:val="1"/>
          <w:w w:val="110"/>
        </w:rPr>
        <w:t xml:space="preserve"> </w:t>
      </w:r>
      <w:r>
        <w:rPr>
          <w:w w:val="110"/>
        </w:rPr>
        <w:t>The PI will closely supervise the students — they will engage in semester-long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research activities and assist the PhD student to </w:t>
      </w:r>
      <w:r>
        <w:rPr>
          <w:i/>
          <w:iCs/>
          <w:w w:val="110"/>
        </w:rPr>
        <w:t xml:space="preserve">(a) </w:t>
      </w:r>
      <w:r>
        <w:rPr>
          <w:w w:val="110"/>
        </w:rPr>
        <w:t xml:space="preserve">build the hardware prototypes, </w:t>
      </w:r>
      <w:r>
        <w:rPr>
          <w:i/>
          <w:iCs/>
          <w:w w:val="110"/>
        </w:rPr>
        <w:t xml:space="preserve">(b) </w:t>
      </w:r>
      <w:r>
        <w:rPr>
          <w:w w:val="110"/>
        </w:rPr>
        <w:t>deploy and test</w:t>
      </w:r>
      <w:r>
        <w:rPr>
          <w:spacing w:val="1"/>
          <w:w w:val="110"/>
        </w:rPr>
        <w:t xml:space="preserve"> </w:t>
      </w:r>
      <w:r>
        <w:rPr>
          <w:w w:val="110"/>
        </w:rPr>
        <w:t>controller</w:t>
      </w:r>
      <w:r>
        <w:rPr>
          <w:spacing w:val="-3"/>
          <w:w w:val="110"/>
        </w:rPr>
        <w:t xml:space="preserve"> </w:t>
      </w:r>
      <w:r>
        <w:rPr>
          <w:w w:val="110"/>
        </w:rPr>
        <w:t>programs,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i/>
          <w:iCs/>
          <w:w w:val="110"/>
        </w:rPr>
        <w:t>(c)</w:t>
      </w:r>
      <w:r>
        <w:rPr>
          <w:i/>
          <w:iCs/>
          <w:spacing w:val="-2"/>
          <w:w w:val="110"/>
        </w:rPr>
        <w:t xml:space="preserve"> </w:t>
      </w:r>
      <w:r>
        <w:rPr>
          <w:w w:val="110"/>
        </w:rPr>
        <w:t>prepare</w:t>
      </w:r>
      <w:r>
        <w:rPr>
          <w:spacing w:val="-3"/>
          <w:w w:val="110"/>
        </w:rPr>
        <w:t xml:space="preserve"> </w:t>
      </w:r>
      <w:r>
        <w:rPr>
          <w:w w:val="110"/>
        </w:rPr>
        <w:t>open-source</w:t>
      </w:r>
      <w:r>
        <w:rPr>
          <w:spacing w:val="-2"/>
          <w:w w:val="110"/>
        </w:rPr>
        <w:t xml:space="preserve"> </w:t>
      </w:r>
      <w:r>
        <w:rPr>
          <w:w w:val="110"/>
        </w:rPr>
        <w:t>releases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documentation.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PI</w:t>
      </w:r>
      <w:r>
        <w:rPr>
          <w:spacing w:val="-2"/>
          <w:w w:val="110"/>
        </w:rPr>
        <w:t xml:space="preserve"> </w:t>
      </w:r>
      <w:r>
        <w:rPr>
          <w:w w:val="110"/>
        </w:rPr>
        <w:t>will</w:t>
      </w:r>
      <w:r>
        <w:rPr>
          <w:spacing w:val="-3"/>
          <w:w w:val="110"/>
        </w:rPr>
        <w:t xml:space="preserve"> </w:t>
      </w:r>
      <w:r>
        <w:rPr>
          <w:w w:val="110"/>
        </w:rPr>
        <w:t>actively</w:t>
      </w:r>
      <w:r>
        <w:rPr>
          <w:spacing w:val="-2"/>
          <w:w w:val="110"/>
        </w:rPr>
        <w:t xml:space="preserve"> </w:t>
      </w:r>
      <w:r>
        <w:rPr>
          <w:w w:val="110"/>
        </w:rPr>
        <w:t>involve</w:t>
      </w:r>
      <w:r>
        <w:rPr>
          <w:spacing w:val="-53"/>
          <w:w w:val="110"/>
        </w:rPr>
        <w:t xml:space="preserve"> </w:t>
      </w:r>
      <w:r>
        <w:rPr>
          <w:w w:val="110"/>
        </w:rPr>
        <w:t>undergraduate students in the scientific writing process and include them as authors in the publications.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They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will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also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participate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Wichita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State’s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undergraduate</w:t>
      </w:r>
      <w:r>
        <w:rPr>
          <w:spacing w:val="-13"/>
          <w:w w:val="110"/>
        </w:rPr>
        <w:t xml:space="preserve"> </w:t>
      </w:r>
      <w:r>
        <w:rPr>
          <w:w w:val="110"/>
        </w:rPr>
        <w:t>research</w:t>
      </w:r>
      <w:r>
        <w:rPr>
          <w:spacing w:val="-14"/>
          <w:w w:val="110"/>
        </w:rPr>
        <w:t xml:space="preserve"> </w:t>
      </w:r>
      <w:r>
        <w:rPr>
          <w:w w:val="110"/>
        </w:rPr>
        <w:t>competition,</w:t>
      </w:r>
      <w:r>
        <w:rPr>
          <w:spacing w:val="-13"/>
          <w:w w:val="110"/>
        </w:rPr>
        <w:t xml:space="preserve"> </w:t>
      </w:r>
      <w:r>
        <w:rPr>
          <w:w w:val="110"/>
        </w:rPr>
        <w:t>URCAF</w:t>
      </w:r>
      <w:r>
        <w:rPr>
          <w:spacing w:val="-14"/>
          <w:w w:val="110"/>
        </w:rPr>
        <w:t xml:space="preserve"> </w:t>
      </w:r>
      <w:r>
        <w:rPr>
          <w:w w:val="110"/>
        </w:rPr>
        <w:t>[101],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present</w:t>
      </w:r>
      <w:r>
        <w:rPr>
          <w:spacing w:val="-52"/>
          <w:w w:val="110"/>
        </w:rPr>
        <w:t xml:space="preserve"> </w:t>
      </w:r>
      <w:r>
        <w:rPr>
          <w:w w:val="110"/>
        </w:rPr>
        <w:t>their</w:t>
      </w:r>
      <w:r>
        <w:rPr>
          <w:spacing w:val="-6"/>
          <w:w w:val="110"/>
        </w:rPr>
        <w:t xml:space="preserve"> </w:t>
      </w:r>
      <w:r>
        <w:rPr>
          <w:w w:val="110"/>
        </w:rPr>
        <w:t>work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broader</w:t>
      </w:r>
      <w:r>
        <w:rPr>
          <w:spacing w:val="-6"/>
          <w:w w:val="110"/>
        </w:rPr>
        <w:t xml:space="preserve"> </w:t>
      </w:r>
      <w:r>
        <w:rPr>
          <w:w w:val="110"/>
        </w:rPr>
        <w:t>community.</w:t>
      </w:r>
    </w:p>
    <w:p w14:paraId="10C44084" w14:textId="77777777" w:rsidR="00F85719" w:rsidRDefault="00D251A0">
      <w:pPr>
        <w:pStyle w:val="BodyText"/>
        <w:kinsoku w:val="0"/>
        <w:overflowPunct w:val="0"/>
        <w:spacing w:before="52" w:line="268" w:lineRule="auto"/>
        <w:ind w:left="119" w:right="117"/>
        <w:jc w:val="both"/>
        <w:rPr>
          <w:w w:val="105"/>
        </w:rPr>
      </w:pPr>
      <w:r>
        <w:rPr>
          <w:b/>
          <w:bCs/>
          <w:w w:val="105"/>
        </w:rPr>
        <w:t>Diversity and Outreach.</w:t>
      </w:r>
      <w:r>
        <w:rPr>
          <w:b/>
          <w:bCs/>
          <w:spacing w:val="1"/>
          <w:w w:val="105"/>
        </w:rPr>
        <w:t xml:space="preserve"> </w:t>
      </w:r>
      <w:r>
        <w:rPr>
          <w:w w:val="105"/>
        </w:rPr>
        <w:t>The PI is attentive to diversity and inclusion in his research and educational</w:t>
      </w:r>
      <w:r>
        <w:rPr>
          <w:spacing w:val="1"/>
          <w:w w:val="105"/>
        </w:rPr>
        <w:t xml:space="preserve"> </w:t>
      </w:r>
      <w:r>
        <w:rPr>
          <w:w w:val="105"/>
        </w:rPr>
        <w:t>activities.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PI currently advises </w:t>
      </w:r>
      <w:r>
        <w:rPr>
          <w:i/>
          <w:iCs/>
          <w:w w:val="105"/>
          <w:u w:val="single"/>
        </w:rPr>
        <w:t>two female</w:t>
      </w:r>
      <w:r>
        <w:rPr>
          <w:i/>
          <w:iCs/>
          <w:w w:val="105"/>
        </w:rPr>
        <w:t xml:space="preserve"> students </w:t>
      </w:r>
      <w:r>
        <w:rPr>
          <w:w w:val="105"/>
        </w:rPr>
        <w:t>(one PhD and one undergraduate).</w:t>
      </w:r>
      <w:r>
        <w:rPr>
          <w:spacing w:val="1"/>
          <w:w w:val="105"/>
        </w:rPr>
        <w:t xml:space="preserve"> </w:t>
      </w:r>
      <w:r>
        <w:rPr>
          <w:w w:val="105"/>
        </w:rPr>
        <w:t>The proposal</w:t>
      </w:r>
      <w:r>
        <w:rPr>
          <w:spacing w:val="1"/>
          <w:w w:val="105"/>
        </w:rPr>
        <w:t xml:space="preserve"> </w:t>
      </w:r>
      <w:r>
        <w:rPr>
          <w:w w:val="105"/>
        </w:rPr>
        <w:t>includes</w:t>
      </w:r>
      <w:r>
        <w:rPr>
          <w:spacing w:val="-12"/>
          <w:w w:val="105"/>
        </w:rPr>
        <w:t xml:space="preserve"> </w:t>
      </w:r>
      <w:r>
        <w:rPr>
          <w:i/>
          <w:iCs/>
          <w:w w:val="105"/>
        </w:rPr>
        <w:t>funding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</w:rPr>
        <w:t>support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</w:rPr>
        <w:t>for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  <w:u w:val="single"/>
        </w:rPr>
        <w:t>one</w:t>
      </w:r>
      <w:r>
        <w:rPr>
          <w:i/>
          <w:iCs/>
          <w:spacing w:val="-12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female</w:t>
      </w:r>
      <w:r>
        <w:rPr>
          <w:i/>
          <w:iCs/>
          <w:spacing w:val="-11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PhD</w:t>
      </w:r>
      <w:r>
        <w:rPr>
          <w:i/>
          <w:iCs/>
          <w:spacing w:val="-11"/>
          <w:w w:val="105"/>
          <w:u w:val="single"/>
        </w:rPr>
        <w:t xml:space="preserve"> </w:t>
      </w:r>
      <w:r>
        <w:rPr>
          <w:i/>
          <w:iCs/>
          <w:w w:val="105"/>
          <w:u w:val="single"/>
        </w:rPr>
        <w:t>student</w:t>
      </w:r>
      <w:r>
        <w:rPr>
          <w:i/>
          <w:iCs/>
          <w:spacing w:val="-11"/>
          <w:w w:val="105"/>
        </w:rPr>
        <w:t xml:space="preserve"> </w:t>
      </w:r>
      <w:r>
        <w:rPr>
          <w:w w:val="105"/>
        </w:rPr>
        <w:t>who</w:t>
      </w:r>
      <w:r>
        <w:rPr>
          <w:spacing w:val="-12"/>
          <w:w w:val="105"/>
        </w:rPr>
        <w:t xml:space="preserve"> </w:t>
      </w:r>
      <w:r>
        <w:rPr>
          <w:w w:val="105"/>
        </w:rPr>
        <w:t>has</w:t>
      </w:r>
      <w:r>
        <w:rPr>
          <w:spacing w:val="-11"/>
          <w:w w:val="105"/>
        </w:rPr>
        <w:t xml:space="preserve"> </w:t>
      </w:r>
      <w:r>
        <w:rPr>
          <w:i/>
          <w:iCs/>
          <w:w w:val="105"/>
        </w:rPr>
        <w:t>already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</w:rPr>
        <w:t>started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</w:rPr>
        <w:t>working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</w:rPr>
        <w:t>on</w:t>
      </w:r>
      <w:r>
        <w:rPr>
          <w:i/>
          <w:iCs/>
          <w:spacing w:val="-12"/>
          <w:w w:val="105"/>
        </w:rPr>
        <w:t xml:space="preserve"> </w:t>
      </w:r>
      <w:r>
        <w:rPr>
          <w:i/>
          <w:iCs/>
          <w:w w:val="105"/>
        </w:rPr>
        <w:t>the</w:t>
      </w:r>
      <w:r>
        <w:rPr>
          <w:i/>
          <w:iCs/>
          <w:spacing w:val="-11"/>
          <w:w w:val="105"/>
        </w:rPr>
        <w:t xml:space="preserve"> </w:t>
      </w:r>
      <w:r>
        <w:rPr>
          <w:i/>
          <w:iCs/>
          <w:w w:val="105"/>
        </w:rPr>
        <w:t>project</w:t>
      </w:r>
      <w:r>
        <w:rPr>
          <w:w w:val="105"/>
        </w:rPr>
        <w:t>.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PI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51"/>
          <w:w w:val="105"/>
        </w:rPr>
        <w:t xml:space="preserve"> </w:t>
      </w:r>
      <w:r>
        <w:rPr>
          <w:w w:val="105"/>
        </w:rPr>
        <w:t xml:space="preserve">make additional efforts to promote diversity and ensure that </w:t>
      </w:r>
      <w:r>
        <w:rPr>
          <w:i/>
          <w:iCs/>
          <w:w w:val="105"/>
          <w:u w:val="single"/>
        </w:rPr>
        <w:t>at least one position</w:t>
      </w:r>
      <w:r>
        <w:rPr>
          <w:i/>
          <w:iCs/>
          <w:w w:val="105"/>
        </w:rPr>
        <w:t xml:space="preserve"> will be reserved </w:t>
      </w:r>
      <w:r>
        <w:rPr>
          <w:i/>
          <w:iCs/>
          <w:w w:val="105"/>
          <w:u w:val="single"/>
        </w:rPr>
        <w:t>all times</w:t>
      </w:r>
      <w:r>
        <w:rPr>
          <w:i/>
          <w:iCs/>
          <w:w w:val="105"/>
        </w:rPr>
        <w:t xml:space="preserve"> in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  <w:w w:val="105"/>
        </w:rPr>
        <w:t>his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research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lab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for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underserved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populations,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including</w:t>
      </w:r>
      <w:r>
        <w:rPr>
          <w:i/>
          <w:iCs/>
          <w:spacing w:val="-8"/>
          <w:w w:val="105"/>
        </w:rPr>
        <w:t xml:space="preserve"> </w:t>
      </w:r>
      <w:r>
        <w:rPr>
          <w:i/>
          <w:iCs/>
          <w:w w:val="105"/>
        </w:rPr>
        <w:t>students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with</w:t>
      </w:r>
      <w:r>
        <w:rPr>
          <w:i/>
          <w:iCs/>
          <w:spacing w:val="-9"/>
          <w:w w:val="105"/>
        </w:rPr>
        <w:t xml:space="preserve"> </w:t>
      </w:r>
      <w:r>
        <w:rPr>
          <w:i/>
          <w:iCs/>
          <w:w w:val="105"/>
        </w:rPr>
        <w:t>disabilities</w:t>
      </w:r>
      <w:r>
        <w:rPr>
          <w:w w:val="105"/>
        </w:rPr>
        <w:t>.</w:t>
      </w:r>
    </w:p>
    <w:p w14:paraId="53EBBAD4" w14:textId="77777777" w:rsidR="00F85719" w:rsidRDefault="003C5D07">
      <w:pPr>
        <w:pStyle w:val="BodyText"/>
        <w:kinsoku w:val="0"/>
        <w:overflowPunct w:val="0"/>
        <w:spacing w:line="225" w:lineRule="exact"/>
        <w:ind w:left="62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C8B7A62" wp14:editId="3DE30121">
                <wp:simplePos x="0" y="0"/>
                <wp:positionH relativeFrom="page">
                  <wp:posOffset>1105535</wp:posOffset>
                </wp:positionH>
                <wp:positionV relativeFrom="paragraph">
                  <wp:posOffset>13335</wp:posOffset>
                </wp:positionV>
                <wp:extent cx="66040" cy="229235"/>
                <wp:effectExtent l="0" t="0" r="0" b="0"/>
                <wp:wrapNone/>
                <wp:docPr id="4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04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E4F436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line="203" w:lineRule="exact"/>
                              <w:ind w:left="0"/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  <w:t>◊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B7A62" id="Text Box 254" o:spid="_x0000_s1254" type="#_x0000_t202" style="position:absolute;left:0;text-align:left;margin-left:87.05pt;margin-top:1.05pt;width:5.2pt;height:18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" o:allowincell="f" filled="f" stroked="f">
                <v:path arrowok="t"/>
                <v:textbox inset="0,0,0,0">
                  <w:txbxContent>
                    <w:p w14:paraId="7EE4F436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line="203" w:lineRule="exact"/>
                        <w:ind w:left="0"/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  <w:t>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51A0">
        <w:rPr>
          <w:rFonts w:ascii="Georgia" w:hAnsi="Georgia" w:cs="Georgia"/>
          <w:b/>
          <w:bCs/>
          <w:i/>
          <w:iCs/>
        </w:rPr>
        <w:t>Broadening</w:t>
      </w:r>
      <w:r w:rsidR="00D251A0">
        <w:rPr>
          <w:rFonts w:ascii="Georgia" w:hAnsi="Georgia" w:cs="Georgia"/>
          <w:b/>
          <w:bCs/>
          <w:i/>
          <w:iCs/>
          <w:spacing w:val="27"/>
        </w:rPr>
        <w:t xml:space="preserve"> </w:t>
      </w:r>
      <w:r w:rsidR="00D251A0">
        <w:rPr>
          <w:rFonts w:ascii="Georgia" w:hAnsi="Georgia" w:cs="Georgia"/>
          <w:b/>
          <w:bCs/>
          <w:i/>
          <w:iCs/>
        </w:rPr>
        <w:t>Participation</w:t>
      </w:r>
      <w:r w:rsidR="00D251A0">
        <w:rPr>
          <w:rFonts w:ascii="Georgia" w:hAnsi="Georgia" w:cs="Georgia"/>
          <w:b/>
          <w:bCs/>
          <w:i/>
          <w:iCs/>
          <w:spacing w:val="27"/>
        </w:rPr>
        <w:t xml:space="preserve"> </w:t>
      </w:r>
      <w:r w:rsidR="00D251A0">
        <w:rPr>
          <w:rFonts w:ascii="Georgia" w:hAnsi="Georgia" w:cs="Georgia"/>
          <w:b/>
          <w:bCs/>
          <w:i/>
          <w:iCs/>
        </w:rPr>
        <w:t>in</w:t>
      </w:r>
      <w:r w:rsidR="00D251A0">
        <w:rPr>
          <w:rFonts w:ascii="Georgia" w:hAnsi="Georgia" w:cs="Georgia"/>
          <w:b/>
          <w:bCs/>
          <w:i/>
          <w:iCs/>
          <w:spacing w:val="27"/>
        </w:rPr>
        <w:t xml:space="preserve"> </w:t>
      </w:r>
      <w:r w:rsidR="00D251A0">
        <w:rPr>
          <w:rFonts w:ascii="Georgia" w:hAnsi="Georgia" w:cs="Georgia"/>
          <w:b/>
          <w:bCs/>
          <w:i/>
          <w:iCs/>
        </w:rPr>
        <w:t>Wichita</w:t>
      </w:r>
      <w:r w:rsidR="00D251A0">
        <w:rPr>
          <w:position w:val="7"/>
          <w:sz w:val="15"/>
          <w:szCs w:val="15"/>
        </w:rPr>
        <w:t>3</w:t>
      </w:r>
      <w:r w:rsidR="00D251A0">
        <w:rPr>
          <w:rFonts w:ascii="Georgia" w:hAnsi="Georgia" w:cs="Georgia"/>
          <w:b/>
          <w:bCs/>
          <w:i/>
          <w:iCs/>
        </w:rPr>
        <w:t>:</w:t>
      </w:r>
      <w:r w:rsidR="00D251A0">
        <w:rPr>
          <w:rFonts w:ascii="Georgia" w:hAnsi="Georgia" w:cs="Georgia"/>
          <w:b/>
          <w:bCs/>
          <w:i/>
          <w:iCs/>
          <w:spacing w:val="26"/>
        </w:rPr>
        <w:t xml:space="preserve"> </w:t>
      </w:r>
      <w:r w:rsidR="00D251A0">
        <w:t>The</w:t>
      </w:r>
      <w:r w:rsidR="00D251A0">
        <w:rPr>
          <w:spacing w:val="28"/>
        </w:rPr>
        <w:t xml:space="preserve"> </w:t>
      </w:r>
      <w:r w:rsidR="00D251A0">
        <w:t>PI</w:t>
      </w:r>
      <w:r w:rsidR="00D251A0">
        <w:rPr>
          <w:spacing w:val="28"/>
        </w:rPr>
        <w:t xml:space="preserve"> </w:t>
      </w:r>
      <w:r w:rsidR="00D251A0">
        <w:t>is</w:t>
      </w:r>
      <w:r w:rsidR="00D251A0">
        <w:rPr>
          <w:spacing w:val="28"/>
        </w:rPr>
        <w:t xml:space="preserve"> </w:t>
      </w:r>
      <w:r w:rsidR="00D251A0">
        <w:t>working</w:t>
      </w:r>
      <w:r w:rsidR="00D251A0">
        <w:rPr>
          <w:spacing w:val="28"/>
        </w:rPr>
        <w:t xml:space="preserve"> </w:t>
      </w:r>
      <w:r w:rsidR="00D251A0">
        <w:t>closely</w:t>
      </w:r>
      <w:r w:rsidR="00D251A0">
        <w:rPr>
          <w:spacing w:val="29"/>
        </w:rPr>
        <w:t xml:space="preserve"> </w:t>
      </w:r>
      <w:r w:rsidR="00D251A0">
        <w:t>with</w:t>
      </w:r>
      <w:r w:rsidR="00D251A0">
        <w:rPr>
          <w:spacing w:val="28"/>
        </w:rPr>
        <w:t xml:space="preserve"> </w:t>
      </w:r>
      <w:r w:rsidR="00D251A0">
        <w:t>Wichita</w:t>
      </w:r>
      <w:r w:rsidR="00D251A0">
        <w:rPr>
          <w:spacing w:val="28"/>
        </w:rPr>
        <w:t xml:space="preserve"> </w:t>
      </w:r>
      <w:r w:rsidR="00D251A0">
        <w:t>State’s</w:t>
      </w:r>
      <w:r w:rsidR="00D251A0">
        <w:rPr>
          <w:spacing w:val="28"/>
        </w:rPr>
        <w:t xml:space="preserve"> </w:t>
      </w:r>
      <w:r w:rsidR="00D251A0">
        <w:t>Shocker</w:t>
      </w:r>
    </w:p>
    <w:p w14:paraId="156B3DAC" w14:textId="77777777" w:rsidR="00F85719" w:rsidRDefault="00D251A0">
      <w:pPr>
        <w:pStyle w:val="BodyText"/>
        <w:kinsoku w:val="0"/>
        <w:overflowPunct w:val="0"/>
        <w:spacing w:before="26" w:line="268" w:lineRule="auto"/>
        <w:ind w:left="119" w:right="117"/>
        <w:jc w:val="both"/>
        <w:rPr>
          <w:w w:val="110"/>
        </w:rPr>
      </w:pPr>
      <w:r>
        <w:rPr>
          <w:w w:val="110"/>
        </w:rPr>
        <w:t>Engineering Academy [49] to increase the representation of minority communities in engineering.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program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supported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an</w:t>
      </w:r>
      <w:r>
        <w:rPr>
          <w:spacing w:val="-5"/>
          <w:w w:val="110"/>
        </w:rPr>
        <w:t xml:space="preserve"> </w:t>
      </w:r>
      <w:r>
        <w:rPr>
          <w:w w:val="110"/>
        </w:rPr>
        <w:t>NSF</w:t>
      </w:r>
      <w:r>
        <w:rPr>
          <w:spacing w:val="-5"/>
          <w:w w:val="110"/>
        </w:rPr>
        <w:t xml:space="preserve"> </w:t>
      </w:r>
      <w:r>
        <w:rPr>
          <w:w w:val="110"/>
        </w:rPr>
        <w:t>initiative</w:t>
      </w:r>
      <w:r>
        <w:rPr>
          <w:spacing w:val="-5"/>
          <w:w w:val="110"/>
        </w:rPr>
        <w:t xml:space="preserve"> </w:t>
      </w:r>
      <w:r>
        <w:rPr>
          <w:w w:val="110"/>
        </w:rPr>
        <w:t>called</w:t>
      </w:r>
      <w:r>
        <w:rPr>
          <w:spacing w:val="-6"/>
          <w:w w:val="110"/>
        </w:rPr>
        <w:t xml:space="preserve"> </w:t>
      </w:r>
      <w:r>
        <w:rPr>
          <w:w w:val="110"/>
        </w:rPr>
        <w:t>KS-LSAMP</w:t>
      </w:r>
      <w:r>
        <w:rPr>
          <w:spacing w:val="-5"/>
          <w:w w:val="110"/>
        </w:rPr>
        <w:t xml:space="preserve"> </w:t>
      </w:r>
      <w:r>
        <w:rPr>
          <w:w w:val="110"/>
        </w:rPr>
        <w:t>(Kansas</w:t>
      </w:r>
      <w:r>
        <w:rPr>
          <w:spacing w:val="-5"/>
          <w:w w:val="110"/>
        </w:rPr>
        <w:t xml:space="preserve"> </w:t>
      </w:r>
      <w:r>
        <w:rPr>
          <w:w w:val="110"/>
        </w:rPr>
        <w:t>Louis</w:t>
      </w:r>
      <w:r>
        <w:rPr>
          <w:spacing w:val="-6"/>
          <w:w w:val="110"/>
        </w:rPr>
        <w:t xml:space="preserve"> </w:t>
      </w:r>
      <w:r>
        <w:rPr>
          <w:w w:val="110"/>
        </w:rPr>
        <w:t>Stokes</w:t>
      </w:r>
      <w:r>
        <w:rPr>
          <w:spacing w:val="-5"/>
          <w:w w:val="110"/>
        </w:rPr>
        <w:t xml:space="preserve"> </w:t>
      </w:r>
      <w:r>
        <w:rPr>
          <w:w w:val="110"/>
        </w:rPr>
        <w:t>Alliances</w:t>
      </w:r>
      <w:r>
        <w:rPr>
          <w:spacing w:val="-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Minority</w:t>
      </w:r>
      <w:r>
        <w:rPr>
          <w:spacing w:val="-53"/>
          <w:w w:val="110"/>
        </w:rPr>
        <w:t xml:space="preserve"> </w:t>
      </w:r>
      <w:r>
        <w:rPr>
          <w:w w:val="105"/>
        </w:rPr>
        <w:t xml:space="preserve">Participation) [102]. As a part of this program, the PI is currently mentoring </w:t>
      </w:r>
      <w:r>
        <w:rPr>
          <w:i/>
          <w:iCs/>
          <w:w w:val="105"/>
          <w:u w:val="single"/>
        </w:rPr>
        <w:t>two undergraduate students</w:t>
      </w:r>
      <w:r>
        <w:rPr>
          <w:i/>
          <w:iCs/>
          <w:w w:val="105"/>
        </w:rPr>
        <w:t xml:space="preserve"> </w:t>
      </w:r>
      <w:r>
        <w:rPr>
          <w:w w:val="105"/>
        </w:rPr>
        <w:t>from</w:t>
      </w:r>
      <w:r>
        <w:rPr>
          <w:spacing w:val="1"/>
          <w:w w:val="105"/>
        </w:rPr>
        <w:t xml:space="preserve"> </w:t>
      </w:r>
      <w:r>
        <w:rPr>
          <w:w w:val="110"/>
        </w:rPr>
        <w:t xml:space="preserve">underrepresented communities (including </w:t>
      </w:r>
      <w:r>
        <w:rPr>
          <w:i/>
          <w:iCs/>
          <w:w w:val="110"/>
          <w:u w:val="single"/>
        </w:rPr>
        <w:t>one black female</w:t>
      </w:r>
      <w:r>
        <w:rPr>
          <w:i/>
          <w:iCs/>
          <w:w w:val="110"/>
        </w:rPr>
        <w:t xml:space="preserve"> </w:t>
      </w:r>
      <w:r>
        <w:rPr>
          <w:w w:val="110"/>
        </w:rPr>
        <w:t>student).</w:t>
      </w:r>
      <w:r>
        <w:rPr>
          <w:spacing w:val="1"/>
          <w:w w:val="110"/>
        </w:rPr>
        <w:t xml:space="preserve"> </w:t>
      </w:r>
      <w:r>
        <w:rPr>
          <w:w w:val="110"/>
        </w:rPr>
        <w:t>The PI will continue this effort and</w:t>
      </w:r>
      <w:r>
        <w:rPr>
          <w:spacing w:val="1"/>
          <w:w w:val="110"/>
        </w:rPr>
        <w:t xml:space="preserve"> </w:t>
      </w:r>
      <w:r>
        <w:rPr>
          <w:w w:val="105"/>
        </w:rPr>
        <w:t xml:space="preserve">offer projects especially targeted for </w:t>
      </w:r>
      <w:r>
        <w:rPr>
          <w:i/>
          <w:iCs/>
          <w:w w:val="105"/>
        </w:rPr>
        <w:t xml:space="preserve">freshman/sophomore undergraduate students </w:t>
      </w:r>
      <w:r>
        <w:rPr>
          <w:w w:val="105"/>
        </w:rPr>
        <w:t>on topics related to security</w:t>
      </w:r>
      <w:r>
        <w:rPr>
          <w:spacing w:val="1"/>
          <w:w w:val="105"/>
        </w:rPr>
        <w:t xml:space="preserve"> </w:t>
      </w:r>
      <w:r>
        <w:rPr>
          <w:w w:val="110"/>
        </w:rPr>
        <w:t>and resiliency of real-time and cyber-physical systems.</w:t>
      </w:r>
      <w:r>
        <w:rPr>
          <w:spacing w:val="1"/>
          <w:w w:val="110"/>
        </w:rPr>
        <w:t xml:space="preserve"> </w:t>
      </w:r>
      <w:r>
        <w:rPr>
          <w:w w:val="110"/>
        </w:rPr>
        <w:t>The PI is also actively involved in Wichita State</w:t>
      </w:r>
      <w:r>
        <w:rPr>
          <w:spacing w:val="1"/>
          <w:w w:val="110"/>
        </w:rPr>
        <w:t xml:space="preserve"> </w:t>
      </w:r>
      <w:r>
        <w:rPr>
          <w:w w:val="110"/>
        </w:rPr>
        <w:t>Hub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Cybersecurity</w:t>
      </w:r>
      <w:r>
        <w:rPr>
          <w:spacing w:val="-5"/>
          <w:w w:val="110"/>
        </w:rPr>
        <w:t xml:space="preserve"> </w:t>
      </w:r>
      <w:r>
        <w:rPr>
          <w:w w:val="110"/>
        </w:rPr>
        <w:t>Education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Awareness</w:t>
      </w:r>
      <w:r>
        <w:rPr>
          <w:spacing w:val="-5"/>
          <w:w w:val="110"/>
        </w:rPr>
        <w:t xml:space="preserve"> </w:t>
      </w:r>
      <w:r>
        <w:rPr>
          <w:w w:val="110"/>
        </w:rPr>
        <w:t>(HCEA)</w:t>
      </w:r>
      <w:r>
        <w:rPr>
          <w:spacing w:val="-5"/>
          <w:w w:val="110"/>
        </w:rPr>
        <w:t xml:space="preserve"> </w:t>
      </w:r>
      <w:r>
        <w:rPr>
          <w:w w:val="110"/>
        </w:rPr>
        <w:t>[50].</w:t>
      </w:r>
      <w:r>
        <w:rPr>
          <w:spacing w:val="12"/>
          <w:w w:val="110"/>
        </w:rPr>
        <w:t xml:space="preserve">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part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w w:val="110"/>
        </w:rPr>
        <w:t>initiative,</w:t>
      </w:r>
      <w:r>
        <w:rPr>
          <w:spacing w:val="-5"/>
          <w:w w:val="110"/>
        </w:rPr>
        <w:t xml:space="preserve"> </w:t>
      </w:r>
      <w:r>
        <w:rPr>
          <w:w w:val="110"/>
        </w:rPr>
        <w:t>PI</w:t>
      </w:r>
      <w:r>
        <w:rPr>
          <w:spacing w:val="-5"/>
          <w:w w:val="110"/>
        </w:rPr>
        <w:t xml:space="preserve"> </w:t>
      </w:r>
      <w:r>
        <w:rPr>
          <w:w w:val="110"/>
        </w:rPr>
        <w:t>will</w:t>
      </w:r>
      <w:r>
        <w:rPr>
          <w:spacing w:val="-5"/>
          <w:w w:val="110"/>
        </w:rPr>
        <w:t xml:space="preserve"> </w:t>
      </w:r>
      <w:r>
        <w:rPr>
          <w:w w:val="110"/>
        </w:rPr>
        <w:t>organize</w:t>
      </w:r>
      <w:r>
        <w:rPr>
          <w:spacing w:val="-53"/>
          <w:w w:val="110"/>
        </w:rPr>
        <w:t xml:space="preserve"> </w:t>
      </w:r>
      <w:r>
        <w:rPr>
          <w:i/>
          <w:iCs/>
        </w:rPr>
        <w:t xml:space="preserve">CTF (capture the flag) competitions and security boot camps for middle and high school students </w:t>
      </w:r>
      <w:r>
        <w:t>(Year 1 and Year</w:t>
      </w:r>
      <w:r>
        <w:rPr>
          <w:spacing w:val="1"/>
        </w:rPr>
        <w:t xml:space="preserve"> </w:t>
      </w:r>
      <w:r>
        <w:rPr>
          <w:w w:val="110"/>
        </w:rPr>
        <w:t>2,</w:t>
      </w:r>
      <w:r>
        <w:rPr>
          <w:spacing w:val="-4"/>
          <w:w w:val="110"/>
        </w:rPr>
        <w:t xml:space="preserve"> </w:t>
      </w:r>
      <w:r>
        <w:rPr>
          <w:w w:val="110"/>
        </w:rPr>
        <w:t>Summer</w:t>
      </w:r>
      <w:r>
        <w:rPr>
          <w:spacing w:val="-4"/>
          <w:w w:val="110"/>
        </w:rPr>
        <w:t xml:space="preserve"> </w:t>
      </w:r>
      <w:r>
        <w:rPr>
          <w:w w:val="110"/>
        </w:rPr>
        <w:t>semesters).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proposed</w:t>
      </w:r>
      <w:r>
        <w:rPr>
          <w:spacing w:val="-3"/>
          <w:w w:val="110"/>
        </w:rPr>
        <w:t xml:space="preserve"> </w:t>
      </w:r>
      <w:r>
        <w:rPr>
          <w:w w:val="110"/>
        </w:rPr>
        <w:t>initiatives</w:t>
      </w:r>
      <w:r>
        <w:rPr>
          <w:spacing w:val="-4"/>
          <w:w w:val="110"/>
        </w:rPr>
        <w:t xml:space="preserve"> </w:t>
      </w:r>
      <w:r>
        <w:rPr>
          <w:w w:val="110"/>
        </w:rPr>
        <w:t>will</w:t>
      </w:r>
      <w:r>
        <w:rPr>
          <w:spacing w:val="-4"/>
          <w:w w:val="110"/>
        </w:rPr>
        <w:t xml:space="preserve"> </w:t>
      </w:r>
      <w:r>
        <w:rPr>
          <w:w w:val="110"/>
        </w:rPr>
        <w:t>develop</w:t>
      </w:r>
      <w:r>
        <w:rPr>
          <w:spacing w:val="-4"/>
          <w:w w:val="110"/>
        </w:rPr>
        <w:t xml:space="preserve"> </w:t>
      </w:r>
      <w:r>
        <w:rPr>
          <w:w w:val="110"/>
        </w:rPr>
        <w:t>research</w:t>
      </w:r>
      <w:r>
        <w:rPr>
          <w:spacing w:val="-4"/>
          <w:w w:val="110"/>
        </w:rPr>
        <w:t xml:space="preserve"> </w:t>
      </w:r>
      <w:r>
        <w:rPr>
          <w:w w:val="110"/>
        </w:rPr>
        <w:t>mindset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K-12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undergraduate</w:t>
      </w:r>
      <w:r>
        <w:rPr>
          <w:spacing w:val="-53"/>
          <w:w w:val="110"/>
        </w:rPr>
        <w:t xml:space="preserve"> </w:t>
      </w:r>
      <w:r>
        <w:rPr>
          <w:w w:val="110"/>
        </w:rPr>
        <w:t>students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very</w:t>
      </w:r>
      <w:r>
        <w:rPr>
          <w:spacing w:val="-6"/>
          <w:w w:val="110"/>
        </w:rPr>
        <w:t xml:space="preserve"> </w:t>
      </w:r>
      <w:r>
        <w:rPr>
          <w:w w:val="110"/>
        </w:rPr>
        <w:t>early</w:t>
      </w:r>
      <w:r>
        <w:rPr>
          <w:spacing w:val="-6"/>
          <w:w w:val="110"/>
        </w:rPr>
        <w:t xml:space="preserve"> </w:t>
      </w:r>
      <w:r>
        <w:rPr>
          <w:w w:val="110"/>
        </w:rPr>
        <w:t>stages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their</w:t>
      </w:r>
      <w:r>
        <w:rPr>
          <w:spacing w:val="-5"/>
          <w:w w:val="110"/>
        </w:rPr>
        <w:t xml:space="preserve"> </w:t>
      </w:r>
      <w:r>
        <w:rPr>
          <w:w w:val="110"/>
        </w:rPr>
        <w:t>academic</w:t>
      </w:r>
      <w:r>
        <w:rPr>
          <w:spacing w:val="-6"/>
          <w:w w:val="110"/>
        </w:rPr>
        <w:t xml:space="preserve"> </w:t>
      </w:r>
      <w:r>
        <w:rPr>
          <w:w w:val="110"/>
        </w:rPr>
        <w:t>careers.</w:t>
      </w:r>
    </w:p>
    <w:p w14:paraId="4E299D1D" w14:textId="77777777" w:rsidR="00F85719" w:rsidRDefault="003C5D07">
      <w:pPr>
        <w:pStyle w:val="BodyText"/>
        <w:kinsoku w:val="0"/>
        <w:overflowPunct w:val="0"/>
        <w:spacing w:line="266" w:lineRule="auto"/>
        <w:ind w:left="119" w:right="117" w:firstLine="461"/>
        <w:jc w:val="both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8AF2ED2" wp14:editId="03A41458">
                <wp:simplePos x="0" y="0"/>
                <wp:positionH relativeFrom="page">
                  <wp:posOffset>1105535</wp:posOffset>
                </wp:positionH>
                <wp:positionV relativeFrom="paragraph">
                  <wp:posOffset>16510</wp:posOffset>
                </wp:positionV>
                <wp:extent cx="66040" cy="229235"/>
                <wp:effectExtent l="0" t="0" r="0" b="0"/>
                <wp:wrapNone/>
                <wp:docPr id="3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04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E591C" w14:textId="77777777" w:rsidR="00F85719" w:rsidRDefault="00D251A0">
                            <w:pPr>
                              <w:pStyle w:val="BodyText"/>
                              <w:kinsoku w:val="0"/>
                              <w:overflowPunct w:val="0"/>
                              <w:spacing w:line="203" w:lineRule="exact"/>
                              <w:ind w:left="0"/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w w:val="105"/>
                              </w:rPr>
                              <w:t>◊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F2ED2" id="Text Box 255" o:spid="_x0000_s1255" type="#_x0000_t202" style="position:absolute;left:0;text-align:left;margin-left:87.05pt;margin-top:1.3pt;width:5.2pt;height:18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" o:allowincell="f" filled="f" stroked="f">
                <v:path arrowok="t"/>
                <v:textbox inset="0,0,0,0">
                  <w:txbxContent>
                    <w:p w14:paraId="465E591C" w14:textId="77777777" w:rsidR="00000000" w:rsidRDefault="00D251A0">
                      <w:pPr>
                        <w:pStyle w:val="BodyText"/>
                        <w:kinsoku w:val="0"/>
                        <w:overflowPunct w:val="0"/>
                        <w:spacing w:line="203" w:lineRule="exact"/>
                        <w:ind w:left="0"/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w w:val="105"/>
                        </w:rPr>
                        <w:t>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251A0">
        <w:rPr>
          <w:rFonts w:ascii="Georgia" w:hAnsi="Georgia" w:cs="Georgia"/>
          <w:b/>
          <w:bCs/>
          <w:i/>
          <w:iCs/>
        </w:rPr>
        <w:t xml:space="preserve">Other Outreach Activities: </w:t>
      </w:r>
      <w:r w:rsidR="00D251A0">
        <w:t xml:space="preserve">The PI will </w:t>
      </w:r>
      <w:r w:rsidR="00D251A0">
        <w:rPr>
          <w:i/>
          <w:iCs/>
        </w:rPr>
        <w:t xml:space="preserve">mentor underrepresented students </w:t>
      </w:r>
      <w:r w:rsidR="00D251A0">
        <w:t>by partnering with the CRA’s</w:t>
      </w:r>
      <w:r w:rsidR="00D251A0">
        <w:rPr>
          <w:spacing w:val="-47"/>
        </w:rPr>
        <w:t xml:space="preserve"> </w:t>
      </w:r>
      <w:r w:rsidR="00D251A0">
        <w:rPr>
          <w:w w:val="105"/>
        </w:rPr>
        <w:t>Distributed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Research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Experiences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for</w:t>
      </w:r>
      <w:r w:rsidR="00D251A0">
        <w:rPr>
          <w:spacing w:val="45"/>
          <w:w w:val="105"/>
        </w:rPr>
        <w:t xml:space="preserve"> </w:t>
      </w:r>
      <w:r w:rsidR="00D251A0">
        <w:rPr>
          <w:w w:val="105"/>
        </w:rPr>
        <w:t>Undergraduates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(DREU)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program</w:t>
      </w:r>
      <w:r w:rsidR="00D251A0">
        <w:rPr>
          <w:spacing w:val="45"/>
          <w:w w:val="105"/>
        </w:rPr>
        <w:t xml:space="preserve"> </w:t>
      </w:r>
      <w:r w:rsidR="00D251A0">
        <w:rPr>
          <w:w w:val="105"/>
        </w:rPr>
        <w:t>[51].</w:t>
      </w:r>
      <w:r w:rsidR="00D251A0">
        <w:rPr>
          <w:spacing w:val="21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PI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will</w:t>
      </w:r>
      <w:r w:rsidR="00D251A0">
        <w:rPr>
          <w:spacing w:val="45"/>
          <w:w w:val="105"/>
        </w:rPr>
        <w:t xml:space="preserve"> </w:t>
      </w:r>
      <w:r w:rsidR="00D251A0">
        <w:rPr>
          <w:w w:val="105"/>
        </w:rPr>
        <w:t>apply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to</w:t>
      </w:r>
      <w:r w:rsidR="00D251A0">
        <w:rPr>
          <w:spacing w:val="44"/>
          <w:w w:val="105"/>
        </w:rPr>
        <w:t xml:space="preserve"> </w:t>
      </w:r>
      <w:r w:rsidR="00D251A0">
        <w:rPr>
          <w:w w:val="105"/>
        </w:rPr>
        <w:t>be</w:t>
      </w:r>
      <w:r w:rsidR="00D251A0">
        <w:rPr>
          <w:spacing w:val="45"/>
          <w:w w:val="105"/>
        </w:rPr>
        <w:t xml:space="preserve"> </w:t>
      </w:r>
      <w:r w:rsidR="00D251A0">
        <w:rPr>
          <w:w w:val="105"/>
        </w:rPr>
        <w:t>a</w:t>
      </w:r>
      <w:r w:rsidR="00D251A0">
        <w:rPr>
          <w:spacing w:val="-51"/>
          <w:w w:val="105"/>
        </w:rPr>
        <w:t xml:space="preserve"> </w:t>
      </w:r>
      <w:r w:rsidR="00D251A0">
        <w:rPr>
          <w:w w:val="105"/>
        </w:rPr>
        <w:t>DREU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faculty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mentor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at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beginning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of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project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and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intends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to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mentor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students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in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both</w:t>
      </w:r>
      <w:r w:rsidR="00D251A0">
        <w:rPr>
          <w:spacing w:val="22"/>
          <w:w w:val="105"/>
        </w:rPr>
        <w:t xml:space="preserve"> </w:t>
      </w:r>
      <w:r w:rsidR="00D251A0">
        <w:rPr>
          <w:w w:val="105"/>
        </w:rPr>
        <w:t>years.</w:t>
      </w:r>
      <w:r w:rsidR="00D251A0">
        <w:rPr>
          <w:spacing w:val="41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-51"/>
          <w:w w:val="105"/>
        </w:rPr>
        <w:t xml:space="preserve"> </w:t>
      </w:r>
      <w:r w:rsidR="00D251A0">
        <w:rPr>
          <w:w w:val="105"/>
        </w:rPr>
        <w:t xml:space="preserve">PI will also </w:t>
      </w:r>
      <w:r w:rsidR="00D251A0">
        <w:rPr>
          <w:i/>
          <w:iCs/>
          <w:w w:val="105"/>
        </w:rPr>
        <w:t xml:space="preserve">volunteer for presentations and demos </w:t>
      </w:r>
      <w:r w:rsidR="00D251A0">
        <w:rPr>
          <w:w w:val="105"/>
        </w:rPr>
        <w:t>at events organized by government agencies such as NSA’s</w:t>
      </w:r>
      <w:r w:rsidR="00D251A0">
        <w:rPr>
          <w:spacing w:val="1"/>
          <w:w w:val="105"/>
        </w:rPr>
        <w:t xml:space="preserve"> </w:t>
      </w:r>
      <w:r w:rsidR="00D251A0">
        <w:rPr>
          <w:w w:val="105"/>
        </w:rPr>
        <w:t>CAE</w:t>
      </w:r>
      <w:r w:rsidR="00D251A0">
        <w:rPr>
          <w:spacing w:val="9"/>
          <w:w w:val="105"/>
        </w:rPr>
        <w:t xml:space="preserve"> </w:t>
      </w:r>
      <w:r w:rsidR="00D251A0">
        <w:rPr>
          <w:w w:val="105"/>
        </w:rPr>
        <w:t>K-12</w:t>
      </w:r>
      <w:r w:rsidR="00D251A0">
        <w:rPr>
          <w:spacing w:val="10"/>
          <w:w w:val="105"/>
        </w:rPr>
        <w:t xml:space="preserve"> </w:t>
      </w:r>
      <w:proofErr w:type="spellStart"/>
      <w:r w:rsidR="00D251A0">
        <w:rPr>
          <w:w w:val="105"/>
        </w:rPr>
        <w:t>CyberTalk</w:t>
      </w:r>
      <w:proofErr w:type="spellEnd"/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[52]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throughout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the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project</w:t>
      </w:r>
      <w:r w:rsidR="00D251A0">
        <w:rPr>
          <w:spacing w:val="9"/>
          <w:w w:val="105"/>
        </w:rPr>
        <w:t xml:space="preserve"> </w:t>
      </w:r>
      <w:r w:rsidR="00D251A0">
        <w:rPr>
          <w:w w:val="105"/>
        </w:rPr>
        <w:t>to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involve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minority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groups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and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high</w:t>
      </w:r>
      <w:r w:rsidR="00D251A0">
        <w:rPr>
          <w:spacing w:val="10"/>
          <w:w w:val="105"/>
        </w:rPr>
        <w:t xml:space="preserve"> </w:t>
      </w:r>
      <w:r w:rsidR="00D251A0">
        <w:rPr>
          <w:w w:val="105"/>
        </w:rPr>
        <w:t>school</w:t>
      </w:r>
      <w:r w:rsidR="00D251A0">
        <w:rPr>
          <w:spacing w:val="9"/>
          <w:w w:val="105"/>
        </w:rPr>
        <w:t xml:space="preserve"> </w:t>
      </w:r>
      <w:r w:rsidR="00D251A0">
        <w:rPr>
          <w:w w:val="105"/>
        </w:rPr>
        <w:t>seniors.</w:t>
      </w:r>
    </w:p>
    <w:p w14:paraId="2D7D5321" w14:textId="77777777" w:rsidR="00F85719" w:rsidRDefault="00D251A0">
      <w:pPr>
        <w:pStyle w:val="Heading2"/>
        <w:numPr>
          <w:ilvl w:val="0"/>
          <w:numId w:val="8"/>
        </w:numPr>
        <w:tabs>
          <w:tab w:val="left" w:pos="479"/>
        </w:tabs>
        <w:kinsoku w:val="0"/>
        <w:overflowPunct w:val="0"/>
        <w:spacing w:before="101"/>
        <w:ind w:hanging="360"/>
        <w:rPr>
          <w:w w:val="105"/>
        </w:rPr>
      </w:pPr>
      <w:r>
        <w:rPr>
          <w:w w:val="105"/>
        </w:rPr>
        <w:t>Results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Prior</w:t>
      </w:r>
      <w:r>
        <w:rPr>
          <w:spacing w:val="-3"/>
          <w:w w:val="105"/>
        </w:rPr>
        <w:t xml:space="preserve"> </w:t>
      </w:r>
      <w:r>
        <w:rPr>
          <w:w w:val="105"/>
        </w:rPr>
        <w:t>NSF</w:t>
      </w:r>
      <w:r>
        <w:rPr>
          <w:spacing w:val="-3"/>
          <w:w w:val="105"/>
        </w:rPr>
        <w:t xml:space="preserve"> </w:t>
      </w:r>
      <w:r>
        <w:rPr>
          <w:w w:val="105"/>
        </w:rPr>
        <w:t>Support</w:t>
      </w:r>
    </w:p>
    <w:p w14:paraId="3BEADA8D" w14:textId="77777777" w:rsidR="00F85719" w:rsidRDefault="00D251A0">
      <w:pPr>
        <w:pStyle w:val="BodyText"/>
        <w:kinsoku w:val="0"/>
        <w:overflowPunct w:val="0"/>
        <w:spacing w:before="117"/>
        <w:ind w:left="418"/>
        <w:rPr>
          <w:w w:val="110"/>
        </w:rPr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PI</w:t>
      </w:r>
      <w:r>
        <w:rPr>
          <w:spacing w:val="-2"/>
          <w:w w:val="110"/>
        </w:rPr>
        <w:t xml:space="preserve"> </w:t>
      </w:r>
      <w:r>
        <w:rPr>
          <w:w w:val="110"/>
        </w:rPr>
        <w:t>has</w:t>
      </w:r>
      <w:r>
        <w:rPr>
          <w:spacing w:val="-2"/>
          <w:w w:val="110"/>
        </w:rPr>
        <w:t xml:space="preserve"> </w:t>
      </w:r>
      <w:r>
        <w:rPr>
          <w:w w:val="110"/>
        </w:rPr>
        <w:t>not</w:t>
      </w:r>
      <w:r>
        <w:rPr>
          <w:spacing w:val="-1"/>
          <w:w w:val="110"/>
        </w:rPr>
        <w:t xml:space="preserve"> </w:t>
      </w:r>
      <w:r>
        <w:rPr>
          <w:w w:val="110"/>
        </w:rPr>
        <w:t>received</w:t>
      </w:r>
      <w:r>
        <w:rPr>
          <w:spacing w:val="-2"/>
          <w:w w:val="110"/>
        </w:rPr>
        <w:t xml:space="preserve"> </w:t>
      </w:r>
      <w:r>
        <w:rPr>
          <w:w w:val="110"/>
        </w:rPr>
        <w:t>any</w:t>
      </w:r>
      <w:r>
        <w:rPr>
          <w:spacing w:val="-2"/>
          <w:w w:val="110"/>
        </w:rPr>
        <w:t xml:space="preserve"> </w:t>
      </w:r>
      <w:r>
        <w:rPr>
          <w:w w:val="110"/>
        </w:rPr>
        <w:t>grant</w:t>
      </w:r>
      <w:r>
        <w:rPr>
          <w:spacing w:val="-2"/>
          <w:w w:val="110"/>
        </w:rPr>
        <w:t xml:space="preserve"> </w:t>
      </w:r>
      <w:r>
        <w:rPr>
          <w:w w:val="110"/>
        </w:rPr>
        <w:t>or</w:t>
      </w:r>
      <w:r>
        <w:rPr>
          <w:spacing w:val="-1"/>
          <w:w w:val="110"/>
        </w:rPr>
        <w:t xml:space="preserve"> </w:t>
      </w:r>
      <w:r>
        <w:rPr>
          <w:w w:val="110"/>
        </w:rPr>
        <w:t>contract</w:t>
      </w:r>
      <w:r>
        <w:rPr>
          <w:spacing w:val="-2"/>
          <w:w w:val="110"/>
        </w:rPr>
        <w:t xml:space="preserve"> </w:t>
      </w:r>
      <w:r>
        <w:rPr>
          <w:w w:val="110"/>
        </w:rPr>
        <w:t>from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federal</w:t>
      </w:r>
      <w:r>
        <w:rPr>
          <w:spacing w:val="-2"/>
          <w:w w:val="110"/>
        </w:rPr>
        <w:t xml:space="preserve"> </w:t>
      </w:r>
      <w:r>
        <w:rPr>
          <w:w w:val="110"/>
        </w:rPr>
        <w:t>government.</w:t>
      </w:r>
    </w:p>
    <w:p w14:paraId="3BCF2A97" w14:textId="77777777" w:rsidR="00F85719" w:rsidRDefault="00F85719">
      <w:pPr>
        <w:pStyle w:val="BodyText"/>
        <w:kinsoku w:val="0"/>
        <w:overflowPunct w:val="0"/>
        <w:ind w:left="0"/>
      </w:pPr>
    </w:p>
    <w:p w14:paraId="15A1B4C1" w14:textId="77777777" w:rsidR="00F85719" w:rsidRDefault="003C5D07">
      <w:pPr>
        <w:pStyle w:val="BodyText"/>
        <w:kinsoku w:val="0"/>
        <w:overflowPunct w:val="0"/>
        <w:spacing w:before="8"/>
        <w:ind w:left="0"/>
        <w:rPr>
          <w:sz w:val="13"/>
          <w:szCs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8AD3694" wp14:editId="3813B7F6">
                <wp:simplePos x="0" y="0"/>
                <wp:positionH relativeFrom="page">
                  <wp:posOffset>914400</wp:posOffset>
                </wp:positionH>
                <wp:positionV relativeFrom="paragraph">
                  <wp:posOffset>114935</wp:posOffset>
                </wp:positionV>
                <wp:extent cx="2377440" cy="635"/>
                <wp:effectExtent l="0" t="0" r="0" b="0"/>
                <wp:wrapTopAndBottom/>
                <wp:docPr id="2" name="Freeform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7440" cy="635"/>
                        </a:xfrm>
                        <a:custGeom>
                          <a:avLst/>
                          <a:gdLst>
                            <a:gd name="T0" fmla="*/ 0 w 3744"/>
                            <a:gd name="T1" fmla="*/ 0 h 1"/>
                            <a:gd name="T2" fmla="*/ 3743 w 374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744" h="1">
                              <a:moveTo>
                                <a:pt x="0" y="0"/>
                              </a:moveTo>
                              <a:lnTo>
                                <a:pt x="3743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7338316" id="Freeform 256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9.05pt,259.15pt,9.05pt" coordsize="3744,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" o:allowincell="f" filled="f" strokeweight=".14039mm">
                <v:path arrowok="t" o:connecttype="custom" o:connectlocs="0,0;2376805,0" o:connectangles="0,0"/>
                <w10:wrap type="topAndBottom" anchorx="page"/>
              </v:polyline>
            </w:pict>
          </mc:Fallback>
        </mc:AlternateContent>
      </w:r>
    </w:p>
    <w:p w14:paraId="77A0180B" w14:textId="77777777" w:rsidR="00F85719" w:rsidRDefault="00D251A0">
      <w:pPr>
        <w:pStyle w:val="BodyText"/>
        <w:kinsoku w:val="0"/>
        <w:overflowPunct w:val="0"/>
        <w:spacing w:before="20" w:line="264" w:lineRule="auto"/>
        <w:ind w:left="120" w:right="114" w:firstLine="217"/>
        <w:rPr>
          <w:w w:val="105"/>
          <w:sz w:val="16"/>
          <w:szCs w:val="16"/>
        </w:rPr>
      </w:pPr>
      <w:r>
        <w:rPr>
          <w:w w:val="105"/>
          <w:position w:val="6"/>
          <w:sz w:val="12"/>
          <w:szCs w:val="12"/>
        </w:rPr>
        <w:t>3</w:t>
      </w:r>
      <w:r>
        <w:rPr>
          <w:w w:val="105"/>
          <w:sz w:val="16"/>
          <w:szCs w:val="16"/>
        </w:rPr>
        <w:t>Letters from</w:t>
      </w:r>
      <w:r>
        <w:rPr>
          <w:spacing w:val="-1"/>
          <w:w w:val="105"/>
          <w:sz w:val="16"/>
          <w:szCs w:val="16"/>
        </w:rPr>
        <w:t xml:space="preserve"> </w:t>
      </w:r>
      <w:r>
        <w:rPr>
          <w:i/>
          <w:iCs/>
          <w:w w:val="105"/>
          <w:sz w:val="16"/>
          <w:szCs w:val="16"/>
        </w:rPr>
        <w:t>Ana</w:t>
      </w:r>
      <w:r>
        <w:rPr>
          <w:i/>
          <w:iCs/>
          <w:spacing w:val="1"/>
          <w:w w:val="105"/>
          <w:sz w:val="16"/>
          <w:szCs w:val="16"/>
        </w:rPr>
        <w:t xml:space="preserve"> </w:t>
      </w:r>
      <w:proofErr w:type="spellStart"/>
      <w:r>
        <w:rPr>
          <w:i/>
          <w:iCs/>
          <w:w w:val="105"/>
          <w:sz w:val="16"/>
          <w:szCs w:val="16"/>
        </w:rPr>
        <w:t>Lazarín</w:t>
      </w:r>
      <w:proofErr w:type="spellEnd"/>
      <w:r>
        <w:rPr>
          <w:i/>
          <w:iCs/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(Director,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Broadening</w:t>
      </w:r>
      <w:r>
        <w:rPr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Participation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and Recruitment,</w:t>
      </w:r>
      <w:r>
        <w:rPr>
          <w:spacing w:val="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 xml:space="preserve">College of Engineering) and </w:t>
      </w:r>
      <w:r>
        <w:rPr>
          <w:i/>
          <w:iCs/>
          <w:w w:val="105"/>
          <w:sz w:val="16"/>
          <w:szCs w:val="16"/>
        </w:rPr>
        <w:t>Dr.</w:t>
      </w:r>
      <w:r>
        <w:rPr>
          <w:i/>
          <w:iCs/>
          <w:spacing w:val="14"/>
          <w:w w:val="105"/>
          <w:sz w:val="16"/>
          <w:szCs w:val="16"/>
        </w:rPr>
        <w:t xml:space="preserve"> </w:t>
      </w:r>
      <w:r>
        <w:rPr>
          <w:i/>
          <w:iCs/>
          <w:w w:val="105"/>
          <w:sz w:val="16"/>
          <w:szCs w:val="16"/>
        </w:rPr>
        <w:t>Joe</w:t>
      </w:r>
      <w:r>
        <w:rPr>
          <w:i/>
          <w:iCs/>
          <w:spacing w:val="1"/>
          <w:w w:val="105"/>
          <w:sz w:val="16"/>
          <w:szCs w:val="16"/>
        </w:rPr>
        <w:t xml:space="preserve"> </w:t>
      </w:r>
      <w:proofErr w:type="spellStart"/>
      <w:r>
        <w:rPr>
          <w:i/>
          <w:iCs/>
          <w:w w:val="105"/>
          <w:sz w:val="16"/>
          <w:szCs w:val="16"/>
        </w:rPr>
        <w:t>Jabara</w:t>
      </w:r>
      <w:proofErr w:type="spellEnd"/>
      <w:r>
        <w:rPr>
          <w:i/>
          <w:iCs/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(Director,</w:t>
      </w:r>
      <w:r>
        <w:rPr>
          <w:spacing w:val="-39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Hub</w:t>
      </w:r>
      <w:r>
        <w:rPr>
          <w:spacing w:val="-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for</w:t>
      </w:r>
      <w:r>
        <w:rPr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Cybersecurity</w:t>
      </w:r>
      <w:r>
        <w:rPr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Education</w:t>
      </w:r>
      <w:r>
        <w:rPr>
          <w:spacing w:val="-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and</w:t>
      </w:r>
      <w:r>
        <w:rPr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Awareness)</w:t>
      </w:r>
      <w:r>
        <w:rPr>
          <w:spacing w:val="-1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are</w:t>
      </w:r>
      <w:r>
        <w:rPr>
          <w:spacing w:val="-2"/>
          <w:w w:val="105"/>
          <w:sz w:val="16"/>
          <w:szCs w:val="16"/>
        </w:rPr>
        <w:t xml:space="preserve"> </w:t>
      </w:r>
      <w:r>
        <w:rPr>
          <w:w w:val="105"/>
          <w:sz w:val="16"/>
          <w:szCs w:val="16"/>
        </w:rPr>
        <w:t>attached.</w:t>
      </w:r>
    </w:p>
    <w:p w14:paraId="53C74638" w14:textId="77777777" w:rsidR="00F85719" w:rsidRDefault="00F85719">
      <w:pPr>
        <w:pStyle w:val="BodyText"/>
        <w:kinsoku w:val="0"/>
        <w:overflowPunct w:val="0"/>
        <w:spacing w:before="20" w:line="264" w:lineRule="auto"/>
        <w:ind w:left="120" w:right="114" w:firstLine="217"/>
        <w:rPr>
          <w:w w:val="105"/>
          <w:sz w:val="16"/>
          <w:szCs w:val="16"/>
        </w:rPr>
        <w:sectPr w:rsidR="00F85719">
          <w:footerReference w:type="default" r:id="rId93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1EDDC5A9" w14:textId="77777777" w:rsidR="00F85719" w:rsidRDefault="00D251A0">
      <w:pPr>
        <w:pStyle w:val="Heading1"/>
        <w:kinsoku w:val="0"/>
        <w:overflowPunct w:val="0"/>
        <w:spacing w:before="75"/>
      </w:pPr>
      <w:r>
        <w:lastRenderedPageBreak/>
        <w:t>REFERENCES</w:t>
      </w:r>
      <w:r>
        <w:rPr>
          <w:spacing w:val="-11"/>
        </w:rPr>
        <w:t xml:space="preserve"> </w:t>
      </w:r>
      <w:r>
        <w:t>CITED</w:t>
      </w:r>
    </w:p>
    <w:p w14:paraId="3CF4ACC7" w14:textId="77777777" w:rsidR="00F85719" w:rsidRDefault="00F85719">
      <w:pPr>
        <w:pStyle w:val="BodyText"/>
        <w:kinsoku w:val="0"/>
        <w:overflowPunct w:val="0"/>
        <w:spacing w:before="3"/>
        <w:ind w:left="0"/>
        <w:rPr>
          <w:b/>
          <w:bCs/>
          <w:sz w:val="36"/>
          <w:szCs w:val="36"/>
        </w:rPr>
      </w:pPr>
    </w:p>
    <w:p w14:paraId="1195139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0" w:line="268" w:lineRule="auto"/>
        <w:rPr>
          <w:w w:val="105"/>
          <w:sz w:val="20"/>
          <w:szCs w:val="20"/>
        </w:rPr>
      </w:pPr>
      <w:r>
        <w:rPr>
          <w:w w:val="110"/>
          <w:sz w:val="20"/>
          <w:szCs w:val="20"/>
        </w:rPr>
        <w:t xml:space="preserve">A. Hussain, M. Hannan, A. Mohamed, H. Sanusi, and A. </w:t>
      </w:r>
      <w:proofErr w:type="spellStart"/>
      <w:r>
        <w:rPr>
          <w:w w:val="110"/>
          <w:sz w:val="20"/>
          <w:szCs w:val="20"/>
        </w:rPr>
        <w:t>Ariffin</w:t>
      </w:r>
      <w:proofErr w:type="spellEnd"/>
      <w:r>
        <w:rPr>
          <w:w w:val="110"/>
          <w:sz w:val="20"/>
          <w:szCs w:val="20"/>
        </w:rPr>
        <w:t>, “Vehicle crash analysis for airbag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deployment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decision,”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Int.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J.</w:t>
      </w:r>
      <w:r>
        <w:rPr>
          <w:i/>
          <w:iCs/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of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Auto.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Tech.</w:t>
      </w:r>
      <w:r>
        <w:rPr>
          <w:w w:val="105"/>
          <w:sz w:val="20"/>
          <w:szCs w:val="20"/>
        </w:rPr>
        <w:t>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7,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179–185,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2006.</w:t>
      </w:r>
    </w:p>
    <w:p w14:paraId="1F1DD576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K.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Castelli,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Zaki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Giberti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“Development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practical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tool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designing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multi-robot</w:t>
      </w:r>
      <w:r>
        <w:rPr>
          <w:spacing w:val="-5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pick-and-place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applications,”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MDPI</w:t>
      </w:r>
      <w:r>
        <w:rPr>
          <w:i/>
          <w:iCs/>
          <w:spacing w:val="-9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Robotics</w:t>
      </w:r>
      <w:r>
        <w:rPr>
          <w:w w:val="110"/>
          <w:sz w:val="20"/>
          <w:szCs w:val="20"/>
        </w:rPr>
        <w:t>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8,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3,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2019.</w:t>
      </w:r>
    </w:p>
    <w:p w14:paraId="5692D38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ind w:right="118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N. </w:t>
      </w:r>
      <w:proofErr w:type="spellStart"/>
      <w:r>
        <w:rPr>
          <w:w w:val="105"/>
          <w:sz w:val="20"/>
          <w:szCs w:val="20"/>
        </w:rPr>
        <w:t>Falliere</w:t>
      </w:r>
      <w:proofErr w:type="spellEnd"/>
      <w:r>
        <w:rPr>
          <w:w w:val="105"/>
          <w:sz w:val="20"/>
          <w:szCs w:val="20"/>
        </w:rPr>
        <w:t xml:space="preserve">, L. O. </w:t>
      </w:r>
      <w:proofErr w:type="spellStart"/>
      <w:r>
        <w:rPr>
          <w:w w:val="105"/>
          <w:sz w:val="20"/>
          <w:szCs w:val="20"/>
        </w:rPr>
        <w:t>Murchu</w:t>
      </w:r>
      <w:proofErr w:type="spellEnd"/>
      <w:r>
        <w:rPr>
          <w:w w:val="105"/>
          <w:sz w:val="20"/>
          <w:szCs w:val="20"/>
        </w:rPr>
        <w:t xml:space="preserve">, and E. </w:t>
      </w:r>
      <w:proofErr w:type="spellStart"/>
      <w:r>
        <w:rPr>
          <w:w w:val="105"/>
          <w:sz w:val="20"/>
          <w:szCs w:val="20"/>
        </w:rPr>
        <w:t>Chien</w:t>
      </w:r>
      <w:proofErr w:type="spellEnd"/>
      <w:r>
        <w:rPr>
          <w:w w:val="105"/>
          <w:sz w:val="20"/>
          <w:szCs w:val="20"/>
        </w:rPr>
        <w:t xml:space="preserve">, “W32. </w:t>
      </w:r>
      <w:proofErr w:type="spellStart"/>
      <w:r>
        <w:rPr>
          <w:w w:val="105"/>
          <w:sz w:val="20"/>
          <w:szCs w:val="20"/>
        </w:rPr>
        <w:t>stuxnet</w:t>
      </w:r>
      <w:proofErr w:type="spellEnd"/>
      <w:r>
        <w:rPr>
          <w:w w:val="105"/>
          <w:sz w:val="20"/>
          <w:szCs w:val="20"/>
        </w:rPr>
        <w:t xml:space="preserve"> dossier,” </w:t>
      </w:r>
      <w:r>
        <w:rPr>
          <w:i/>
          <w:iCs/>
          <w:w w:val="105"/>
          <w:sz w:val="20"/>
          <w:szCs w:val="20"/>
        </w:rPr>
        <w:t>White paper, Symantec Corp., Security</w:t>
      </w:r>
      <w:r>
        <w:rPr>
          <w:i/>
          <w:iCs/>
          <w:spacing w:val="-50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Response</w:t>
      </w:r>
      <w:r>
        <w:rPr>
          <w:w w:val="105"/>
          <w:sz w:val="20"/>
          <w:szCs w:val="20"/>
        </w:rPr>
        <w:t>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5,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2011.</w:t>
      </w:r>
    </w:p>
    <w:p w14:paraId="59C9BCB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R.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Lee,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J.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Assante,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Conway,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“Analysis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cyber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attack</w:t>
      </w:r>
      <w:proofErr w:type="spellEnd"/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ukrainian</w:t>
      </w:r>
      <w:proofErr w:type="spellEnd"/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power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grid,”</w:t>
      </w:r>
    </w:p>
    <w:p w14:paraId="2B593D5A" w14:textId="77777777" w:rsidR="00F85719" w:rsidRDefault="00D251A0">
      <w:pPr>
        <w:pStyle w:val="BodyText"/>
        <w:kinsoku w:val="0"/>
        <w:overflowPunct w:val="0"/>
        <w:spacing w:before="26"/>
        <w:rPr>
          <w:w w:val="105"/>
        </w:rPr>
      </w:pPr>
      <w:r>
        <w:rPr>
          <w:i/>
          <w:iCs/>
          <w:w w:val="105"/>
        </w:rPr>
        <w:t>SANS</w:t>
      </w:r>
      <w:r>
        <w:rPr>
          <w:i/>
          <w:iCs/>
          <w:spacing w:val="-12"/>
          <w:w w:val="105"/>
        </w:rPr>
        <w:t xml:space="preserve"> </w:t>
      </w:r>
      <w:r>
        <w:rPr>
          <w:i/>
          <w:iCs/>
          <w:w w:val="105"/>
        </w:rPr>
        <w:t>Industrial</w:t>
      </w:r>
      <w:r>
        <w:rPr>
          <w:i/>
          <w:iCs/>
          <w:spacing w:val="-12"/>
          <w:w w:val="105"/>
        </w:rPr>
        <w:t xml:space="preserve"> </w:t>
      </w:r>
      <w:r>
        <w:rPr>
          <w:i/>
          <w:iCs/>
          <w:w w:val="105"/>
        </w:rPr>
        <w:t>Control</w:t>
      </w:r>
      <w:r>
        <w:rPr>
          <w:i/>
          <w:iCs/>
          <w:spacing w:val="-12"/>
          <w:w w:val="105"/>
        </w:rPr>
        <w:t xml:space="preserve"> </w:t>
      </w:r>
      <w:r>
        <w:rPr>
          <w:i/>
          <w:iCs/>
          <w:w w:val="105"/>
        </w:rPr>
        <w:t>Systems</w:t>
      </w:r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2016.</w:t>
      </w:r>
    </w:p>
    <w:p w14:paraId="1993781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/>
        <w:ind w:right="0" w:hanging="533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K.</w:t>
      </w:r>
      <w:r>
        <w:rPr>
          <w:spacing w:val="5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Koscher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A.</w:t>
      </w:r>
      <w:r>
        <w:rPr>
          <w:spacing w:val="52"/>
          <w:w w:val="105"/>
          <w:sz w:val="20"/>
          <w:szCs w:val="20"/>
        </w:rPr>
        <w:t xml:space="preserve"> </w:t>
      </w:r>
      <w:proofErr w:type="spellStart"/>
      <w:proofErr w:type="gramStart"/>
      <w:r>
        <w:rPr>
          <w:w w:val="105"/>
          <w:sz w:val="20"/>
          <w:szCs w:val="20"/>
        </w:rPr>
        <w:t>Czeskis</w:t>
      </w:r>
      <w:proofErr w:type="spellEnd"/>
      <w:r>
        <w:rPr>
          <w:w w:val="105"/>
          <w:sz w:val="20"/>
          <w:szCs w:val="20"/>
        </w:rPr>
        <w:t xml:space="preserve">, 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F.</w:t>
      </w:r>
      <w:proofErr w:type="gramEnd"/>
      <w:r>
        <w:rPr>
          <w:w w:val="105"/>
          <w:sz w:val="20"/>
          <w:szCs w:val="20"/>
        </w:rPr>
        <w:t xml:space="preserve">  </w:t>
      </w:r>
      <w:proofErr w:type="spellStart"/>
      <w:proofErr w:type="gramStart"/>
      <w:r>
        <w:rPr>
          <w:w w:val="105"/>
          <w:sz w:val="20"/>
          <w:szCs w:val="20"/>
        </w:rPr>
        <w:t>Roesner</w:t>
      </w:r>
      <w:proofErr w:type="spellEnd"/>
      <w:r>
        <w:rPr>
          <w:w w:val="105"/>
          <w:sz w:val="20"/>
          <w:szCs w:val="20"/>
        </w:rPr>
        <w:t xml:space="preserve">, 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proofErr w:type="gramEnd"/>
      <w:r>
        <w:rPr>
          <w:w w:val="105"/>
          <w:sz w:val="20"/>
          <w:szCs w:val="20"/>
        </w:rPr>
        <w:t xml:space="preserve">  </w:t>
      </w:r>
      <w:proofErr w:type="gramStart"/>
      <w:r>
        <w:rPr>
          <w:w w:val="105"/>
          <w:sz w:val="20"/>
          <w:szCs w:val="20"/>
        </w:rPr>
        <w:t xml:space="preserve">Patel, 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T.</w:t>
      </w:r>
      <w:proofErr w:type="gramEnd"/>
      <w:r>
        <w:rPr>
          <w:w w:val="105"/>
          <w:sz w:val="20"/>
          <w:szCs w:val="20"/>
        </w:rPr>
        <w:t xml:space="preserve">  </w:t>
      </w:r>
      <w:proofErr w:type="gramStart"/>
      <w:r>
        <w:rPr>
          <w:w w:val="105"/>
          <w:sz w:val="20"/>
          <w:szCs w:val="20"/>
        </w:rPr>
        <w:t xml:space="preserve">Kohno, 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proofErr w:type="gramEnd"/>
      <w:r>
        <w:rPr>
          <w:w w:val="105"/>
          <w:sz w:val="20"/>
          <w:szCs w:val="20"/>
        </w:rPr>
        <w:t xml:space="preserve">  </w:t>
      </w:r>
      <w:proofErr w:type="spellStart"/>
      <w:proofErr w:type="gramStart"/>
      <w:r>
        <w:rPr>
          <w:w w:val="105"/>
          <w:sz w:val="20"/>
          <w:szCs w:val="20"/>
        </w:rPr>
        <w:t>Checkoway</w:t>
      </w:r>
      <w:proofErr w:type="spellEnd"/>
      <w:r>
        <w:rPr>
          <w:w w:val="105"/>
          <w:sz w:val="20"/>
          <w:szCs w:val="20"/>
        </w:rPr>
        <w:t xml:space="preserve">, 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D.</w:t>
      </w:r>
      <w:proofErr w:type="gramEnd"/>
      <w:r>
        <w:rPr>
          <w:spacing w:val="5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McCoy, 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B.  Kantor,</w:t>
      </w:r>
    </w:p>
    <w:p w14:paraId="4973E93F" w14:textId="77777777" w:rsidR="00F85719" w:rsidRDefault="00D251A0">
      <w:pPr>
        <w:pStyle w:val="BodyText"/>
        <w:kinsoku w:val="0"/>
        <w:overflowPunct w:val="0"/>
        <w:spacing w:before="27" w:line="268" w:lineRule="auto"/>
        <w:ind w:right="108"/>
        <w:rPr>
          <w:w w:val="110"/>
        </w:rPr>
      </w:pPr>
      <w:r>
        <w:rPr>
          <w:w w:val="110"/>
        </w:rPr>
        <w:t>D.</w:t>
      </w:r>
      <w:r>
        <w:rPr>
          <w:spacing w:val="1"/>
          <w:w w:val="110"/>
        </w:rPr>
        <w:t xml:space="preserve"> </w:t>
      </w:r>
      <w:r>
        <w:rPr>
          <w:w w:val="110"/>
        </w:rPr>
        <w:t>Anderson,</w:t>
      </w:r>
      <w:r>
        <w:rPr>
          <w:spacing w:val="5"/>
          <w:w w:val="110"/>
        </w:rPr>
        <w:t xml:space="preserve"> </w:t>
      </w:r>
      <w:r>
        <w:rPr>
          <w:w w:val="110"/>
        </w:rPr>
        <w:t>H.</w:t>
      </w:r>
      <w:r>
        <w:rPr>
          <w:spacing w:val="2"/>
          <w:w w:val="110"/>
        </w:rPr>
        <w:t xml:space="preserve"> </w:t>
      </w:r>
      <w:proofErr w:type="spellStart"/>
      <w:r>
        <w:rPr>
          <w:w w:val="110"/>
        </w:rPr>
        <w:t>Shacham</w:t>
      </w:r>
      <w:proofErr w:type="spellEnd"/>
      <w:r>
        <w:rPr>
          <w:spacing w:val="2"/>
          <w:w w:val="110"/>
        </w:rPr>
        <w:t xml:space="preserve"> </w:t>
      </w:r>
      <w:r>
        <w:rPr>
          <w:i/>
          <w:iCs/>
          <w:w w:val="110"/>
        </w:rPr>
        <w:t>et</w:t>
      </w:r>
      <w:r>
        <w:rPr>
          <w:i/>
          <w:iCs/>
          <w:spacing w:val="2"/>
          <w:w w:val="110"/>
        </w:rPr>
        <w:t xml:space="preserve"> </w:t>
      </w:r>
      <w:r>
        <w:rPr>
          <w:i/>
          <w:iCs/>
          <w:w w:val="110"/>
        </w:rPr>
        <w:t>al.</w:t>
      </w:r>
      <w:r>
        <w:rPr>
          <w:w w:val="110"/>
        </w:rPr>
        <w:t>,</w:t>
      </w:r>
      <w:r>
        <w:rPr>
          <w:spacing w:val="5"/>
          <w:w w:val="110"/>
        </w:rPr>
        <w:t xml:space="preserve"> </w:t>
      </w:r>
      <w:r>
        <w:rPr>
          <w:w w:val="110"/>
        </w:rPr>
        <w:t>“Experimental</w:t>
      </w:r>
      <w:r>
        <w:rPr>
          <w:spacing w:val="2"/>
          <w:w w:val="110"/>
        </w:rPr>
        <w:t xml:space="preserve"> </w:t>
      </w:r>
      <w:r>
        <w:rPr>
          <w:w w:val="110"/>
        </w:rPr>
        <w:t>security</w:t>
      </w:r>
      <w:r>
        <w:rPr>
          <w:spacing w:val="2"/>
          <w:w w:val="110"/>
        </w:rPr>
        <w:t xml:space="preserve"> </w:t>
      </w:r>
      <w:r>
        <w:rPr>
          <w:w w:val="110"/>
        </w:rPr>
        <w:t>analysis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modern</w:t>
      </w:r>
      <w:r>
        <w:rPr>
          <w:spacing w:val="2"/>
          <w:w w:val="110"/>
        </w:rPr>
        <w:t xml:space="preserve"> </w:t>
      </w:r>
      <w:r>
        <w:rPr>
          <w:w w:val="110"/>
        </w:rPr>
        <w:t>automobile,”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i/>
          <w:iCs/>
          <w:w w:val="110"/>
        </w:rPr>
        <w:t>IEEE</w:t>
      </w:r>
      <w:r>
        <w:rPr>
          <w:i/>
          <w:iCs/>
          <w:spacing w:val="-52"/>
          <w:w w:val="110"/>
        </w:rPr>
        <w:t xml:space="preserve"> </w:t>
      </w:r>
      <w:r>
        <w:rPr>
          <w:i/>
          <w:iCs/>
          <w:w w:val="110"/>
        </w:rPr>
        <w:t>S&amp;P</w:t>
      </w:r>
      <w:r>
        <w:rPr>
          <w:w w:val="110"/>
        </w:rPr>
        <w:t>,</w:t>
      </w:r>
      <w:r>
        <w:rPr>
          <w:spacing w:val="-8"/>
          <w:w w:val="110"/>
        </w:rPr>
        <w:t xml:space="preserve"> </w:t>
      </w:r>
      <w:r>
        <w:rPr>
          <w:w w:val="110"/>
        </w:rPr>
        <w:t>2010,</w:t>
      </w:r>
      <w:r>
        <w:rPr>
          <w:spacing w:val="-7"/>
          <w:w w:val="110"/>
        </w:rPr>
        <w:t xml:space="preserve"> </w:t>
      </w:r>
      <w:r>
        <w:rPr>
          <w:w w:val="110"/>
        </w:rPr>
        <w:t>pp.</w:t>
      </w:r>
      <w:r>
        <w:rPr>
          <w:spacing w:val="-7"/>
          <w:w w:val="110"/>
        </w:rPr>
        <w:t xml:space="preserve"> </w:t>
      </w:r>
      <w:r>
        <w:rPr>
          <w:w w:val="110"/>
        </w:rPr>
        <w:t>447–462.</w:t>
      </w:r>
    </w:p>
    <w:p w14:paraId="7EC7E143" w14:textId="77777777" w:rsidR="00F85719" w:rsidRDefault="00D251A0">
      <w:pPr>
        <w:pStyle w:val="ListParagraph"/>
        <w:numPr>
          <w:ilvl w:val="0"/>
          <w:numId w:val="3"/>
        </w:numPr>
        <w:tabs>
          <w:tab w:val="left" w:pos="531"/>
          <w:tab w:val="left" w:pos="652"/>
        </w:tabs>
        <w:kinsoku w:val="0"/>
        <w:overflowPunct w:val="0"/>
        <w:spacing w:before="157"/>
        <w:ind w:hanging="652"/>
        <w:jc w:val="righ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Checkoway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McCoy,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Kantor,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Anderson,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H.</w:t>
      </w:r>
      <w:r>
        <w:rPr>
          <w:spacing w:val="-7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Shacham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Savage,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Koscher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Czeskis</w:t>
      </w:r>
      <w:proofErr w:type="spellEnd"/>
      <w:r>
        <w:rPr>
          <w:w w:val="110"/>
          <w:sz w:val="20"/>
          <w:szCs w:val="20"/>
        </w:rPr>
        <w:t>,</w:t>
      </w:r>
    </w:p>
    <w:p w14:paraId="5519BD33" w14:textId="77777777" w:rsidR="00F85719" w:rsidRDefault="00D251A0">
      <w:pPr>
        <w:pStyle w:val="BodyText"/>
        <w:kinsoku w:val="0"/>
        <w:overflowPunct w:val="0"/>
        <w:spacing w:before="27"/>
        <w:ind w:left="0" w:right="118"/>
        <w:jc w:val="right"/>
        <w:rPr>
          <w:w w:val="105"/>
        </w:rPr>
      </w:pPr>
      <w:r>
        <w:rPr>
          <w:w w:val="105"/>
        </w:rPr>
        <w:t>F.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Roesner</w:t>
      </w:r>
      <w:proofErr w:type="spellEnd"/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r>
        <w:rPr>
          <w:w w:val="105"/>
        </w:rPr>
        <w:t>T.</w:t>
      </w:r>
      <w:r>
        <w:rPr>
          <w:spacing w:val="17"/>
          <w:w w:val="105"/>
        </w:rPr>
        <w:t xml:space="preserve"> </w:t>
      </w:r>
      <w:r>
        <w:rPr>
          <w:w w:val="105"/>
        </w:rPr>
        <w:t>Kohno</w:t>
      </w:r>
      <w:r>
        <w:rPr>
          <w:spacing w:val="16"/>
          <w:w w:val="105"/>
        </w:rPr>
        <w:t xml:space="preserve"> </w:t>
      </w:r>
      <w:r>
        <w:rPr>
          <w:i/>
          <w:iCs/>
          <w:w w:val="105"/>
        </w:rPr>
        <w:t>et</w:t>
      </w:r>
      <w:r>
        <w:rPr>
          <w:i/>
          <w:iCs/>
          <w:spacing w:val="17"/>
          <w:w w:val="105"/>
        </w:rPr>
        <w:t xml:space="preserve"> </w:t>
      </w:r>
      <w:r>
        <w:rPr>
          <w:i/>
          <w:iCs/>
          <w:w w:val="105"/>
        </w:rPr>
        <w:t>al.</w:t>
      </w:r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r>
        <w:rPr>
          <w:w w:val="105"/>
        </w:rPr>
        <w:t>“Comprehensive</w:t>
      </w:r>
      <w:r>
        <w:rPr>
          <w:spacing w:val="16"/>
          <w:w w:val="105"/>
        </w:rPr>
        <w:t xml:space="preserve"> </w:t>
      </w:r>
      <w:r>
        <w:rPr>
          <w:w w:val="105"/>
        </w:rPr>
        <w:t>experimental</w:t>
      </w:r>
      <w:r>
        <w:rPr>
          <w:spacing w:val="17"/>
          <w:w w:val="105"/>
        </w:rPr>
        <w:t xml:space="preserve"> </w:t>
      </w:r>
      <w:r>
        <w:rPr>
          <w:w w:val="105"/>
        </w:rPr>
        <w:t>analyses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automotive</w:t>
      </w:r>
      <w:r>
        <w:rPr>
          <w:spacing w:val="17"/>
          <w:w w:val="105"/>
        </w:rPr>
        <w:t xml:space="preserve"> </w:t>
      </w:r>
      <w:r>
        <w:rPr>
          <w:w w:val="105"/>
        </w:rPr>
        <w:t>attack</w:t>
      </w:r>
      <w:r>
        <w:rPr>
          <w:spacing w:val="17"/>
          <w:w w:val="105"/>
        </w:rPr>
        <w:t xml:space="preserve"> </w:t>
      </w:r>
      <w:r>
        <w:rPr>
          <w:w w:val="105"/>
        </w:rPr>
        <w:t>surfaces,”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</w:p>
    <w:p w14:paraId="577C4317" w14:textId="77777777" w:rsidR="00F85719" w:rsidRDefault="00D251A0">
      <w:pPr>
        <w:pStyle w:val="BodyText"/>
        <w:kinsoku w:val="0"/>
        <w:overflowPunct w:val="0"/>
        <w:spacing w:before="27"/>
        <w:rPr>
          <w:w w:val="105"/>
        </w:rPr>
      </w:pPr>
      <w:r>
        <w:rPr>
          <w:i/>
          <w:iCs/>
          <w:w w:val="105"/>
        </w:rPr>
        <w:t>USENIX</w:t>
      </w:r>
      <w:r>
        <w:rPr>
          <w:i/>
          <w:iCs/>
          <w:spacing w:val="-7"/>
          <w:w w:val="105"/>
        </w:rPr>
        <w:t xml:space="preserve"> </w:t>
      </w:r>
      <w:r>
        <w:rPr>
          <w:i/>
          <w:iCs/>
          <w:w w:val="105"/>
        </w:rPr>
        <w:t>Sec.</w:t>
      </w:r>
      <w:r>
        <w:rPr>
          <w:i/>
          <w:iCs/>
          <w:spacing w:val="-7"/>
          <w:w w:val="105"/>
        </w:rPr>
        <w:t xml:space="preserve"> </w:t>
      </w:r>
      <w:proofErr w:type="spellStart"/>
      <w:r>
        <w:rPr>
          <w:i/>
          <w:iCs/>
          <w:w w:val="105"/>
        </w:rPr>
        <w:t>Symp</w:t>
      </w:r>
      <w:proofErr w:type="spellEnd"/>
      <w:r>
        <w:rPr>
          <w:i/>
          <w:iCs/>
          <w:w w:val="105"/>
        </w:rPr>
        <w:t>.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2011.</w:t>
      </w:r>
    </w:p>
    <w:p w14:paraId="5526A2F8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/>
        <w:ind w:right="0" w:hanging="533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H.</w:t>
      </w:r>
      <w:r>
        <w:rPr>
          <w:spacing w:val="-1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Teso</w:t>
      </w:r>
      <w:proofErr w:type="spellEnd"/>
      <w:r>
        <w:rPr>
          <w:w w:val="105"/>
          <w:sz w:val="20"/>
          <w:szCs w:val="20"/>
        </w:rPr>
        <w:t>, “Aircraft hacking: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Practical aero series,” in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HITB Sec. Conf.</w:t>
      </w:r>
      <w:r>
        <w:rPr>
          <w:w w:val="105"/>
          <w:sz w:val="20"/>
          <w:szCs w:val="20"/>
        </w:rPr>
        <w:t>, 2013.</w:t>
      </w:r>
    </w:p>
    <w:p w14:paraId="4646E73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5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D. P. Shepard, J. A. Bhatti, T. E. Humphreys, and A. A. </w:t>
      </w:r>
      <w:proofErr w:type="spellStart"/>
      <w:r>
        <w:rPr>
          <w:w w:val="105"/>
          <w:sz w:val="20"/>
          <w:szCs w:val="20"/>
        </w:rPr>
        <w:t>Fansler</w:t>
      </w:r>
      <w:proofErr w:type="spellEnd"/>
      <w:r>
        <w:rPr>
          <w:w w:val="105"/>
          <w:sz w:val="20"/>
          <w:szCs w:val="20"/>
        </w:rPr>
        <w:t>, “Evaluation of smart grid and civilian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UAV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vulnerability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to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GPS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spoofing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attacks,”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Proc.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of</w:t>
      </w:r>
      <w:r>
        <w:rPr>
          <w:i/>
          <w:iCs/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the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ION</w:t>
      </w:r>
      <w:r>
        <w:rPr>
          <w:i/>
          <w:iCs/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GNSS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Meeting</w:t>
      </w:r>
      <w:r>
        <w:rPr>
          <w:w w:val="105"/>
          <w:sz w:val="20"/>
          <w:szCs w:val="20"/>
        </w:rPr>
        <w:t>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3,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2012.</w:t>
      </w:r>
    </w:p>
    <w:p w14:paraId="29215B76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J. Valente and A. A. Cardenas, “Understanding security threats in consumer drones through the lens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discovery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quadcopter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family,”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IoTS&amp;P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2017,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31–36.</w:t>
      </w:r>
    </w:p>
    <w:p w14:paraId="7FBE8AF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ind w:right="118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S. S. Clark and K. Fu, “Recent results in computer security for medical devices,” in </w:t>
      </w:r>
      <w:proofErr w:type="spellStart"/>
      <w:r>
        <w:rPr>
          <w:i/>
          <w:iCs/>
          <w:w w:val="105"/>
          <w:sz w:val="20"/>
          <w:szCs w:val="20"/>
        </w:rPr>
        <w:t>MobiHealth</w:t>
      </w:r>
      <w:proofErr w:type="spellEnd"/>
      <w:r>
        <w:rPr>
          <w:w w:val="105"/>
          <w:sz w:val="20"/>
          <w:szCs w:val="20"/>
        </w:rPr>
        <w:t>, 2011,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111–118.</w:t>
      </w:r>
    </w:p>
    <w:p w14:paraId="4BE6226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ind w:right="11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R. I. Davis and A. Burns, “A survey of hard real-time scheduling for multiprocessor systems,”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5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CSUR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43,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4,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35:1–35:44,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2011.</w:t>
      </w:r>
    </w:p>
    <w:p w14:paraId="56C2F99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L. Sha, M. </w:t>
      </w:r>
      <w:proofErr w:type="spellStart"/>
      <w:r>
        <w:rPr>
          <w:w w:val="105"/>
          <w:sz w:val="20"/>
          <w:szCs w:val="20"/>
        </w:rPr>
        <w:t>Caccamo</w:t>
      </w:r>
      <w:proofErr w:type="spellEnd"/>
      <w:r>
        <w:rPr>
          <w:w w:val="105"/>
          <w:sz w:val="20"/>
          <w:szCs w:val="20"/>
        </w:rPr>
        <w:t xml:space="preserve">, R. Mancuso, J.-E. Kim, M.-K. Yoon, 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 xml:space="preserve">, H. Yun, R. B. </w:t>
      </w:r>
      <w:proofErr w:type="spellStart"/>
      <w:r>
        <w:rPr>
          <w:w w:val="105"/>
          <w:sz w:val="20"/>
          <w:szCs w:val="20"/>
        </w:rPr>
        <w:t>Kegley</w:t>
      </w:r>
      <w:proofErr w:type="spellEnd"/>
      <w:r>
        <w:rPr>
          <w:w w:val="105"/>
          <w:sz w:val="20"/>
          <w:szCs w:val="20"/>
        </w:rPr>
        <w:t>, D. R.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Perlman,</w:t>
      </w:r>
      <w:r>
        <w:rPr>
          <w:spacing w:val="3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G.</w:t>
      </w:r>
      <w:r>
        <w:rPr>
          <w:spacing w:val="33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Arundale</w:t>
      </w:r>
      <w:proofErr w:type="spellEnd"/>
      <w:r>
        <w:rPr>
          <w:spacing w:val="3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et</w:t>
      </w:r>
      <w:r>
        <w:rPr>
          <w:i/>
          <w:iCs/>
          <w:spacing w:val="3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al.</w:t>
      </w:r>
      <w:r>
        <w:rPr>
          <w:w w:val="105"/>
          <w:sz w:val="20"/>
          <w:szCs w:val="20"/>
        </w:rPr>
        <w:t>,</w:t>
      </w:r>
      <w:r>
        <w:rPr>
          <w:spacing w:val="3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“Real-time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computing</w:t>
      </w:r>
      <w:r>
        <w:rPr>
          <w:spacing w:val="3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on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multicore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processors,”</w:t>
      </w:r>
      <w:r>
        <w:rPr>
          <w:spacing w:val="39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3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Comp.</w:t>
      </w:r>
      <w:r>
        <w:rPr>
          <w:w w:val="105"/>
          <w:sz w:val="20"/>
          <w:szCs w:val="20"/>
        </w:rPr>
        <w:t>,</w:t>
      </w:r>
      <w:r>
        <w:rPr>
          <w:spacing w:val="3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49,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9,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69–77,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2016.</w:t>
      </w:r>
    </w:p>
    <w:p w14:paraId="10ED57A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6" w:line="268" w:lineRule="auto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 xml:space="preserve">O. </w:t>
      </w:r>
      <w:proofErr w:type="spellStart"/>
      <w:r>
        <w:rPr>
          <w:w w:val="105"/>
          <w:sz w:val="20"/>
          <w:szCs w:val="20"/>
        </w:rPr>
        <w:t>Kotaba</w:t>
      </w:r>
      <w:proofErr w:type="spellEnd"/>
      <w:r>
        <w:rPr>
          <w:w w:val="105"/>
          <w:sz w:val="20"/>
          <w:szCs w:val="20"/>
        </w:rPr>
        <w:t xml:space="preserve">, J. </w:t>
      </w:r>
      <w:proofErr w:type="spellStart"/>
      <w:r>
        <w:rPr>
          <w:w w:val="105"/>
          <w:sz w:val="20"/>
          <w:szCs w:val="20"/>
        </w:rPr>
        <w:t>Nowotsch</w:t>
      </w:r>
      <w:proofErr w:type="spellEnd"/>
      <w:r>
        <w:rPr>
          <w:w w:val="105"/>
          <w:sz w:val="20"/>
          <w:szCs w:val="20"/>
        </w:rPr>
        <w:t xml:space="preserve">, M. </w:t>
      </w:r>
      <w:proofErr w:type="spellStart"/>
      <w:r>
        <w:rPr>
          <w:w w:val="105"/>
          <w:sz w:val="20"/>
          <w:szCs w:val="20"/>
        </w:rPr>
        <w:t>Paulitsch</w:t>
      </w:r>
      <w:proofErr w:type="spellEnd"/>
      <w:r>
        <w:rPr>
          <w:w w:val="105"/>
          <w:sz w:val="20"/>
          <w:szCs w:val="20"/>
        </w:rPr>
        <w:t xml:space="preserve">, S. M. Petters, and H. </w:t>
      </w:r>
      <w:proofErr w:type="spellStart"/>
      <w:r>
        <w:rPr>
          <w:w w:val="105"/>
          <w:sz w:val="20"/>
          <w:szCs w:val="20"/>
        </w:rPr>
        <w:t>Theiling</w:t>
      </w:r>
      <w:proofErr w:type="spellEnd"/>
      <w:r>
        <w:rPr>
          <w:w w:val="105"/>
          <w:sz w:val="20"/>
          <w:szCs w:val="20"/>
        </w:rPr>
        <w:t>, “Multicore in real-time systems–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temporal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isolation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challenges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due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shared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resources,”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DATE</w:t>
      </w:r>
      <w:r>
        <w:rPr>
          <w:w w:val="110"/>
          <w:sz w:val="20"/>
          <w:szCs w:val="20"/>
        </w:rPr>
        <w:t>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2013.</w:t>
      </w:r>
    </w:p>
    <w:p w14:paraId="7C48F7BC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P. K. </w:t>
      </w:r>
      <w:proofErr w:type="spellStart"/>
      <w:r>
        <w:rPr>
          <w:w w:val="110"/>
          <w:sz w:val="20"/>
          <w:szCs w:val="20"/>
        </w:rPr>
        <w:t>Valsan</w:t>
      </w:r>
      <w:proofErr w:type="spellEnd"/>
      <w:r>
        <w:rPr>
          <w:w w:val="110"/>
          <w:sz w:val="20"/>
          <w:szCs w:val="20"/>
        </w:rPr>
        <w:t xml:space="preserve">, H. Yun, and F. </w:t>
      </w:r>
      <w:proofErr w:type="spellStart"/>
      <w:r>
        <w:rPr>
          <w:w w:val="110"/>
          <w:sz w:val="20"/>
          <w:szCs w:val="20"/>
        </w:rPr>
        <w:t>Farshchi</w:t>
      </w:r>
      <w:proofErr w:type="spellEnd"/>
      <w:r>
        <w:rPr>
          <w:w w:val="110"/>
          <w:sz w:val="20"/>
          <w:szCs w:val="20"/>
        </w:rPr>
        <w:t>, “Addressing isolation challenges of non-blocking caches 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multicore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Springer</w:t>
      </w:r>
      <w:r>
        <w:rPr>
          <w:i/>
          <w:iCs/>
          <w:spacing w:val="-11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RTS</w:t>
      </w:r>
      <w:r>
        <w:rPr>
          <w:w w:val="110"/>
          <w:sz w:val="20"/>
          <w:szCs w:val="20"/>
        </w:rPr>
        <w:t>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53,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673–708,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2017.</w:t>
      </w:r>
    </w:p>
    <w:p w14:paraId="1654E57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/>
        <w:ind w:right="0" w:hanging="533"/>
        <w:jc w:val="left"/>
        <w:rPr>
          <w:w w:val="115"/>
          <w:sz w:val="20"/>
          <w:szCs w:val="20"/>
        </w:rPr>
      </w:pPr>
      <w:r>
        <w:rPr>
          <w:w w:val="115"/>
          <w:sz w:val="20"/>
          <w:szCs w:val="20"/>
        </w:rPr>
        <w:t>“Tripwire,”</w:t>
      </w:r>
      <w:r>
        <w:rPr>
          <w:spacing w:val="-6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https://github.com/Tripwire/tripwire-open-source.</w:t>
      </w:r>
    </w:p>
    <w:p w14:paraId="51F44EAA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/>
        <w:ind w:right="0" w:hanging="533"/>
        <w:jc w:val="left"/>
        <w:rPr>
          <w:w w:val="115"/>
          <w:sz w:val="20"/>
          <w:szCs w:val="20"/>
        </w:rPr>
      </w:pPr>
      <w:r>
        <w:rPr>
          <w:w w:val="115"/>
          <w:sz w:val="20"/>
          <w:szCs w:val="20"/>
        </w:rPr>
        <w:t>“AIDE,”</w:t>
      </w:r>
      <w:r>
        <w:rPr>
          <w:spacing w:val="-6"/>
          <w:w w:val="115"/>
          <w:sz w:val="20"/>
          <w:szCs w:val="20"/>
        </w:rPr>
        <w:t xml:space="preserve"> </w:t>
      </w:r>
      <w:hyperlink r:id="rId94" w:history="1">
        <w:r>
          <w:rPr>
            <w:w w:val="115"/>
            <w:sz w:val="20"/>
            <w:szCs w:val="20"/>
          </w:rPr>
          <w:t>http://aide.sourceforge.net/.</w:t>
        </w:r>
      </w:hyperlink>
    </w:p>
    <w:p w14:paraId="247AA55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“The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Bro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network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monitor,”</w:t>
      </w:r>
      <w:r>
        <w:rPr>
          <w:spacing w:val="11"/>
          <w:w w:val="110"/>
          <w:sz w:val="20"/>
          <w:szCs w:val="20"/>
        </w:rPr>
        <w:t xml:space="preserve"> </w:t>
      </w:r>
      <w:hyperlink r:id="rId95" w:history="1">
        <w:r>
          <w:rPr>
            <w:w w:val="110"/>
            <w:sz w:val="20"/>
            <w:szCs w:val="20"/>
          </w:rPr>
          <w:t>https://www</w:t>
        </w:r>
      </w:hyperlink>
      <w:r>
        <w:rPr>
          <w:w w:val="110"/>
          <w:sz w:val="20"/>
          <w:szCs w:val="20"/>
        </w:rPr>
        <w:t>.bro.or</w:t>
      </w:r>
      <w:hyperlink r:id="rId96" w:history="1">
        <w:r>
          <w:rPr>
            <w:w w:val="110"/>
            <w:sz w:val="20"/>
            <w:szCs w:val="20"/>
          </w:rPr>
          <w:t>g.</w:t>
        </w:r>
      </w:hyperlink>
    </w:p>
    <w:p w14:paraId="10254BA1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 w:line="268" w:lineRule="auto"/>
        <w:ind w:right="11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-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Roesch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“Snort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-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lightweight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intrusion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detection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networks,”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USENIX</w:t>
      </w:r>
      <w:r>
        <w:rPr>
          <w:i/>
          <w:iCs/>
          <w:spacing w:val="-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Conf.</w:t>
      </w:r>
      <w:r>
        <w:rPr>
          <w:i/>
          <w:iCs/>
          <w:spacing w:val="-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on</w:t>
      </w:r>
      <w:r>
        <w:rPr>
          <w:i/>
          <w:iCs/>
          <w:spacing w:val="-1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Sys.</w:t>
      </w:r>
      <w:r>
        <w:rPr>
          <w:i/>
          <w:iCs/>
          <w:spacing w:val="-3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Admin.</w:t>
      </w:r>
      <w:r>
        <w:rPr>
          <w:w w:val="110"/>
          <w:sz w:val="20"/>
          <w:szCs w:val="20"/>
        </w:rPr>
        <w:t>,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1999,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229–238.</w:t>
      </w:r>
    </w:p>
    <w:p w14:paraId="01D3173D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/>
        <w:ind w:right="0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V.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Weaver,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“Linux</w:t>
      </w:r>
      <w:r>
        <w:rPr>
          <w:spacing w:val="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perf_event</w:t>
      </w:r>
      <w:proofErr w:type="spellEnd"/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features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overhead,”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2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FastPath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2013.</w:t>
      </w:r>
    </w:p>
    <w:p w14:paraId="1A2F3809" w14:textId="77777777" w:rsidR="00F85719" w:rsidRDefault="00F85719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/>
        <w:ind w:right="0"/>
        <w:jc w:val="left"/>
        <w:rPr>
          <w:w w:val="105"/>
          <w:sz w:val="20"/>
          <w:szCs w:val="20"/>
        </w:rPr>
        <w:sectPr w:rsidR="00F85719">
          <w:footerReference w:type="default" r:id="rId97"/>
          <w:pgSz w:w="12240" w:h="15840"/>
          <w:pgMar w:top="1340" w:right="1320" w:bottom="1020" w:left="1320" w:header="0" w:footer="830" w:gutter="0"/>
          <w:pgNumType w:start="1"/>
          <w:cols w:space="720"/>
          <w:noEndnote/>
        </w:sectPr>
      </w:pPr>
    </w:p>
    <w:p w14:paraId="20855F9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72"/>
        <w:ind w:right="0"/>
        <w:jc w:val="left"/>
        <w:rPr>
          <w:spacing w:val="-1"/>
          <w:w w:val="115"/>
          <w:sz w:val="20"/>
          <w:szCs w:val="20"/>
        </w:rPr>
      </w:pPr>
      <w:r>
        <w:rPr>
          <w:spacing w:val="-1"/>
          <w:w w:val="115"/>
          <w:sz w:val="20"/>
          <w:szCs w:val="20"/>
        </w:rPr>
        <w:lastRenderedPageBreak/>
        <w:t>“</w:t>
      </w:r>
      <w:proofErr w:type="spellStart"/>
      <w:r>
        <w:rPr>
          <w:spacing w:val="-1"/>
          <w:w w:val="115"/>
          <w:sz w:val="20"/>
          <w:szCs w:val="20"/>
        </w:rPr>
        <w:t>OProfile</w:t>
      </w:r>
      <w:proofErr w:type="spellEnd"/>
      <w:r>
        <w:rPr>
          <w:spacing w:val="-1"/>
          <w:w w:val="115"/>
          <w:sz w:val="20"/>
          <w:szCs w:val="20"/>
        </w:rPr>
        <w:t>,”</w:t>
      </w:r>
      <w:r>
        <w:rPr>
          <w:spacing w:val="-4"/>
          <w:w w:val="115"/>
          <w:sz w:val="20"/>
          <w:szCs w:val="20"/>
        </w:rPr>
        <w:t xml:space="preserve"> </w:t>
      </w:r>
      <w:hyperlink r:id="rId98" w:history="1">
        <w:r>
          <w:rPr>
            <w:spacing w:val="-1"/>
            <w:w w:val="115"/>
            <w:sz w:val="20"/>
            <w:szCs w:val="20"/>
          </w:rPr>
          <w:t>http://oprofile.sourceforge.net/.</w:t>
        </w:r>
      </w:hyperlink>
    </w:p>
    <w:p w14:paraId="37B084FC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 w:line="268" w:lineRule="auto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 xml:space="preserve">V. </w:t>
      </w:r>
      <w:proofErr w:type="spellStart"/>
      <w:r>
        <w:rPr>
          <w:w w:val="105"/>
          <w:sz w:val="20"/>
          <w:szCs w:val="20"/>
        </w:rPr>
        <w:t>Chandola</w:t>
      </w:r>
      <w:proofErr w:type="spellEnd"/>
      <w:r>
        <w:rPr>
          <w:w w:val="105"/>
          <w:sz w:val="20"/>
          <w:szCs w:val="20"/>
        </w:rPr>
        <w:t xml:space="preserve">, A. Banerjee, and V. Kumar, “Anomaly detection:  A survey,” </w:t>
      </w:r>
      <w:r>
        <w:rPr>
          <w:i/>
          <w:iCs/>
          <w:w w:val="105"/>
          <w:sz w:val="20"/>
          <w:szCs w:val="20"/>
        </w:rPr>
        <w:t>ACM CSUR</w:t>
      </w:r>
      <w:r>
        <w:rPr>
          <w:w w:val="105"/>
          <w:sz w:val="20"/>
          <w:szCs w:val="20"/>
        </w:rPr>
        <w:t>, vol. 41, no. 3,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15,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2009.</w:t>
      </w:r>
    </w:p>
    <w:p w14:paraId="09EA97A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M.-K. Yoon, S. Mohan, J. Choi, J.-E. Kim, and L. Sha, “</w:t>
      </w:r>
      <w:proofErr w:type="spellStart"/>
      <w:r>
        <w:rPr>
          <w:w w:val="105"/>
          <w:sz w:val="20"/>
          <w:szCs w:val="20"/>
        </w:rPr>
        <w:t>SecureCore</w:t>
      </w:r>
      <w:proofErr w:type="spellEnd"/>
      <w:r>
        <w:rPr>
          <w:w w:val="105"/>
          <w:sz w:val="20"/>
          <w:szCs w:val="20"/>
        </w:rPr>
        <w:t>: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 multicore-based intrusion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detection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architecture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for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embedded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RTAS</w:t>
      </w:r>
      <w:r>
        <w:rPr>
          <w:w w:val="105"/>
          <w:sz w:val="20"/>
          <w:szCs w:val="20"/>
        </w:rPr>
        <w:t>,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2013,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21–32.</w:t>
      </w:r>
    </w:p>
    <w:p w14:paraId="07C9C9C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M.-K. Yoon, S. Mohan, J. Choi, and L. Sha, “Memory heat map: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Anomaly detection in real-time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embedded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using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memory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behavior,”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ACM/EDAC/IEEE</w:t>
      </w:r>
      <w:r>
        <w:rPr>
          <w:i/>
          <w:iCs/>
          <w:spacing w:val="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DAC</w:t>
      </w:r>
      <w:r>
        <w:rPr>
          <w:w w:val="105"/>
          <w:sz w:val="20"/>
          <w:szCs w:val="20"/>
        </w:rPr>
        <w:t>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2015,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1–6.</w:t>
      </w:r>
    </w:p>
    <w:p w14:paraId="634E896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M.-K. Yoon, S. Mohan, J. Choi, M. </w:t>
      </w:r>
      <w:proofErr w:type="spellStart"/>
      <w:r>
        <w:rPr>
          <w:w w:val="110"/>
          <w:sz w:val="20"/>
          <w:szCs w:val="20"/>
        </w:rPr>
        <w:t>Christodorescu</w:t>
      </w:r>
      <w:proofErr w:type="spellEnd"/>
      <w:r>
        <w:rPr>
          <w:w w:val="110"/>
          <w:sz w:val="20"/>
          <w:szCs w:val="20"/>
        </w:rPr>
        <w:t>, and L. Sha, “Learning execution contexts from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system call distribution for anomaly detection in smart embedded system,” in </w:t>
      </w:r>
      <w:r>
        <w:rPr>
          <w:i/>
          <w:iCs/>
          <w:w w:val="105"/>
          <w:sz w:val="20"/>
          <w:szCs w:val="20"/>
        </w:rPr>
        <w:t xml:space="preserve">ACM/IEEE </w:t>
      </w:r>
      <w:proofErr w:type="spellStart"/>
      <w:r>
        <w:rPr>
          <w:i/>
          <w:iCs/>
          <w:w w:val="105"/>
          <w:sz w:val="20"/>
          <w:szCs w:val="20"/>
        </w:rPr>
        <w:t>IoTDI</w:t>
      </w:r>
      <w:proofErr w:type="spellEnd"/>
      <w:r>
        <w:rPr>
          <w:w w:val="105"/>
          <w:sz w:val="20"/>
          <w:szCs w:val="20"/>
        </w:rPr>
        <w:t>, 2017,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191–196.</w:t>
      </w:r>
    </w:p>
    <w:p w14:paraId="56FABB91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0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J. Song, G. Fry, C. Wu, and G. Parmer, “CAML: machine learning-based predictable, system-level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anomaly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detection,”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CERTS</w:t>
      </w:r>
      <w:r>
        <w:rPr>
          <w:w w:val="110"/>
          <w:sz w:val="20"/>
          <w:szCs w:val="20"/>
        </w:rPr>
        <w:t>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29,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2016.</w:t>
      </w:r>
    </w:p>
    <w:p w14:paraId="6BFA808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S.</w:t>
      </w:r>
      <w:r>
        <w:rPr>
          <w:spacing w:val="-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Pinto,</w:t>
      </w:r>
      <w:r>
        <w:rPr>
          <w:spacing w:val="-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</w:t>
      </w:r>
      <w:r>
        <w:rPr>
          <w:spacing w:val="-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Pereira,</w:t>
      </w:r>
      <w:r>
        <w:rPr>
          <w:spacing w:val="-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T.</w:t>
      </w:r>
      <w:r>
        <w:rPr>
          <w:spacing w:val="-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Gomes,</w:t>
      </w:r>
      <w:r>
        <w:rPr>
          <w:spacing w:val="-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A.</w:t>
      </w:r>
      <w:r>
        <w:rPr>
          <w:spacing w:val="-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Tavares,</w:t>
      </w:r>
      <w:r>
        <w:rPr>
          <w:spacing w:val="-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-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</w:t>
      </w:r>
      <w:r>
        <w:rPr>
          <w:spacing w:val="-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Cabral,</w:t>
      </w:r>
      <w:r>
        <w:rPr>
          <w:spacing w:val="-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</w:t>
      </w:r>
      <w:proofErr w:type="spellStart"/>
      <w:r>
        <w:rPr>
          <w:w w:val="105"/>
          <w:sz w:val="20"/>
          <w:szCs w:val="20"/>
        </w:rPr>
        <w:t>LTZVisor</w:t>
      </w:r>
      <w:proofErr w:type="spellEnd"/>
      <w:r>
        <w:rPr>
          <w:w w:val="105"/>
          <w:sz w:val="20"/>
          <w:szCs w:val="20"/>
        </w:rPr>
        <w:t>: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TrustZone</w:t>
      </w:r>
      <w:r>
        <w:rPr>
          <w:spacing w:val="-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is</w:t>
      </w:r>
      <w:r>
        <w:rPr>
          <w:spacing w:val="-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the</w:t>
      </w:r>
      <w:r>
        <w:rPr>
          <w:spacing w:val="-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key,”</w:t>
      </w:r>
      <w:r>
        <w:rPr>
          <w:spacing w:val="-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8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Euromicro</w:t>
      </w:r>
      <w:proofErr w:type="spellEnd"/>
      <w:r>
        <w:rPr>
          <w:i/>
          <w:iCs/>
          <w:spacing w:val="-50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ECRTS</w:t>
      </w:r>
      <w:r>
        <w:rPr>
          <w:w w:val="105"/>
          <w:sz w:val="20"/>
          <w:szCs w:val="20"/>
        </w:rPr>
        <w:t>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4:1–4:22.</w:t>
      </w:r>
    </w:p>
    <w:p w14:paraId="042135CD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ind w:right="0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S.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Xi,</w:t>
      </w:r>
      <w:r>
        <w:rPr>
          <w:spacing w:val="2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Wilson,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C.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Lu,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C.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Gill,</w:t>
      </w:r>
      <w:r>
        <w:rPr>
          <w:spacing w:val="2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“RT-Xen: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Towards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hypervisor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scheduling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Xen,”</w:t>
      </w:r>
      <w:r>
        <w:rPr>
          <w:spacing w:val="2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</w:p>
    <w:p w14:paraId="0919B80B" w14:textId="77777777" w:rsidR="00F85719" w:rsidRDefault="00D251A0">
      <w:pPr>
        <w:pStyle w:val="BodyText"/>
        <w:kinsoku w:val="0"/>
        <w:overflowPunct w:val="0"/>
        <w:spacing w:before="27"/>
        <w:rPr>
          <w:w w:val="105"/>
        </w:rPr>
      </w:pPr>
      <w:r>
        <w:rPr>
          <w:i/>
          <w:iCs/>
          <w:w w:val="105"/>
        </w:rPr>
        <w:t>ACM</w:t>
      </w:r>
      <w:r>
        <w:rPr>
          <w:i/>
          <w:iCs/>
          <w:spacing w:val="-5"/>
          <w:w w:val="105"/>
        </w:rPr>
        <w:t xml:space="preserve"> </w:t>
      </w:r>
      <w:r>
        <w:rPr>
          <w:i/>
          <w:iCs/>
          <w:w w:val="105"/>
        </w:rPr>
        <w:t>EMSOFT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2011,</w:t>
      </w:r>
      <w:r>
        <w:rPr>
          <w:spacing w:val="-5"/>
          <w:w w:val="105"/>
        </w:rPr>
        <w:t xml:space="preserve"> </w:t>
      </w:r>
      <w:r>
        <w:rPr>
          <w:w w:val="105"/>
        </w:rPr>
        <w:t>pp.</w:t>
      </w:r>
      <w:r>
        <w:rPr>
          <w:spacing w:val="-4"/>
          <w:w w:val="105"/>
        </w:rPr>
        <w:t xml:space="preserve"> </w:t>
      </w:r>
      <w:r>
        <w:rPr>
          <w:w w:val="105"/>
        </w:rPr>
        <w:t>39–48.</w:t>
      </w:r>
    </w:p>
    <w:p w14:paraId="3AB624C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79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A. Mukherjee, T. Mishra, T. </w:t>
      </w:r>
      <w:proofErr w:type="spellStart"/>
      <w:r>
        <w:rPr>
          <w:w w:val="110"/>
          <w:sz w:val="20"/>
          <w:szCs w:val="20"/>
        </w:rPr>
        <w:t>Chantem</w:t>
      </w:r>
      <w:proofErr w:type="spellEnd"/>
      <w:r>
        <w:rPr>
          <w:w w:val="110"/>
          <w:sz w:val="20"/>
          <w:szCs w:val="20"/>
        </w:rPr>
        <w:t>, N. Fisher, and R. Gerdes, “Optimized trusted execution 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hard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applications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on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COTS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processors,”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9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RTNS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2019,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50–60.</w:t>
      </w:r>
    </w:p>
    <w:p w14:paraId="78AEF67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 Hasan and S. Mohan, “Protecting actuators in safety critical IoT systems from control spoofing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attacks,”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IoT</w:t>
      </w:r>
      <w:r>
        <w:rPr>
          <w:i/>
          <w:iCs/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S&amp;P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2019,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8–14.</w:t>
      </w:r>
    </w:p>
    <w:p w14:paraId="6B32D25A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G. </w:t>
      </w:r>
      <w:proofErr w:type="spellStart"/>
      <w:r>
        <w:rPr>
          <w:w w:val="110"/>
          <w:sz w:val="20"/>
          <w:szCs w:val="20"/>
        </w:rPr>
        <w:t>Chmaj</w:t>
      </w:r>
      <w:proofErr w:type="spellEnd"/>
      <w:r>
        <w:rPr>
          <w:w w:val="110"/>
          <w:sz w:val="20"/>
          <w:szCs w:val="20"/>
        </w:rPr>
        <w:t xml:space="preserve"> and H. Selvaraj, “Distributed processing applications for UAV/drones: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 survey,” pp.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449–454,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2015.</w:t>
      </w:r>
    </w:p>
    <w:p w14:paraId="17BCC8B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Mohan,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Shimizu,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Lu,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“Securing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vehicle-to-everything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(V2X)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communication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platforms,”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TIV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4,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693–713,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2020.</w:t>
      </w:r>
    </w:p>
    <w:p w14:paraId="406C343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ind w:right="0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I.</w:t>
      </w:r>
      <w:r>
        <w:rPr>
          <w:spacing w:val="40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Agadakos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C.-Y.</w:t>
      </w:r>
      <w:r>
        <w:rPr>
          <w:spacing w:val="4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Chen,</w:t>
      </w:r>
      <w:r>
        <w:rPr>
          <w:spacing w:val="5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40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Campanelli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P.</w:t>
      </w:r>
      <w:r>
        <w:rPr>
          <w:spacing w:val="40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Anantharaman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5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4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Hasan,</w:t>
      </w:r>
      <w:r>
        <w:rPr>
          <w:spacing w:val="5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B.</w:t>
      </w:r>
      <w:r>
        <w:rPr>
          <w:spacing w:val="40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Copos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T.</w:t>
      </w:r>
      <w:r>
        <w:rPr>
          <w:spacing w:val="40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Lepoint</w:t>
      </w:r>
      <w:proofErr w:type="spellEnd"/>
      <w:r>
        <w:rPr>
          <w:w w:val="110"/>
          <w:sz w:val="20"/>
          <w:szCs w:val="20"/>
        </w:rPr>
        <w:t>,</w:t>
      </w:r>
    </w:p>
    <w:p w14:paraId="121B52B6" w14:textId="77777777" w:rsidR="00F85719" w:rsidRDefault="00D251A0">
      <w:pPr>
        <w:pStyle w:val="BodyText"/>
        <w:kinsoku w:val="0"/>
        <w:overflowPunct w:val="0"/>
        <w:spacing w:before="27" w:line="268" w:lineRule="auto"/>
        <w:ind w:right="108"/>
        <w:rPr>
          <w:w w:val="110"/>
        </w:rPr>
      </w:pPr>
      <w:r>
        <w:rPr>
          <w:w w:val="110"/>
        </w:rPr>
        <w:t>M.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Locasto</w:t>
      </w:r>
      <w:proofErr w:type="spellEnd"/>
      <w:r>
        <w:rPr>
          <w:w w:val="110"/>
        </w:rPr>
        <w:t>,</w:t>
      </w:r>
      <w:r>
        <w:rPr>
          <w:spacing w:val="-3"/>
          <w:w w:val="110"/>
        </w:rPr>
        <w:t xml:space="preserve"> </w:t>
      </w:r>
      <w:r>
        <w:rPr>
          <w:w w:val="110"/>
        </w:rPr>
        <w:t>G.</w:t>
      </w:r>
      <w:r>
        <w:rPr>
          <w:spacing w:val="-5"/>
          <w:w w:val="110"/>
        </w:rPr>
        <w:t xml:space="preserve"> </w:t>
      </w:r>
      <w:r>
        <w:rPr>
          <w:w w:val="110"/>
        </w:rPr>
        <w:t>F.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Ciocarlie</w:t>
      </w:r>
      <w:proofErr w:type="spellEnd"/>
      <w:r>
        <w:rPr>
          <w:w w:val="110"/>
        </w:rPr>
        <w:t>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U.</w:t>
      </w:r>
      <w:r>
        <w:rPr>
          <w:spacing w:val="-4"/>
          <w:w w:val="110"/>
        </w:rPr>
        <w:t xml:space="preserve"> </w:t>
      </w:r>
      <w:r>
        <w:rPr>
          <w:w w:val="110"/>
        </w:rPr>
        <w:t>Lindqvist,</w:t>
      </w:r>
      <w:r>
        <w:rPr>
          <w:spacing w:val="-3"/>
          <w:w w:val="110"/>
        </w:rPr>
        <w:t xml:space="preserve"> </w:t>
      </w:r>
      <w:r>
        <w:rPr>
          <w:w w:val="110"/>
        </w:rPr>
        <w:t>“Jumping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air</w:t>
      </w:r>
      <w:r>
        <w:rPr>
          <w:spacing w:val="-5"/>
          <w:w w:val="110"/>
        </w:rPr>
        <w:t xml:space="preserve"> </w:t>
      </w:r>
      <w:r>
        <w:rPr>
          <w:w w:val="110"/>
        </w:rPr>
        <w:t>gap:</w:t>
      </w:r>
      <w:r>
        <w:rPr>
          <w:spacing w:val="12"/>
          <w:w w:val="110"/>
        </w:rPr>
        <w:t xml:space="preserve"> </w:t>
      </w:r>
      <w:r>
        <w:rPr>
          <w:w w:val="110"/>
        </w:rPr>
        <w:t>Modeling</w:t>
      </w:r>
      <w:r>
        <w:rPr>
          <w:spacing w:val="-4"/>
          <w:w w:val="110"/>
        </w:rPr>
        <w:t xml:space="preserve"> </w:t>
      </w:r>
      <w:r>
        <w:rPr>
          <w:w w:val="110"/>
        </w:rPr>
        <w:t>cyber-physical</w:t>
      </w:r>
      <w:r>
        <w:rPr>
          <w:spacing w:val="-5"/>
          <w:w w:val="110"/>
        </w:rPr>
        <w:t xml:space="preserve"> </w:t>
      </w:r>
      <w:r>
        <w:rPr>
          <w:w w:val="110"/>
        </w:rPr>
        <w:t>attack</w:t>
      </w:r>
      <w:r>
        <w:rPr>
          <w:spacing w:val="-52"/>
          <w:w w:val="110"/>
        </w:rPr>
        <w:t xml:space="preserve"> </w:t>
      </w:r>
      <w:r>
        <w:rPr>
          <w:w w:val="110"/>
        </w:rPr>
        <w:t>paths</w:t>
      </w:r>
      <w:r>
        <w:rPr>
          <w:spacing w:val="-8"/>
          <w:w w:val="110"/>
        </w:rPr>
        <w:t xml:space="preserve"> </w:t>
      </w:r>
      <w:proofErr w:type="gramStart"/>
      <w:r>
        <w:rPr>
          <w:w w:val="110"/>
        </w:rPr>
        <w:t>in</w:t>
      </w:r>
      <w:proofErr w:type="gramEnd"/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internet-of-things,”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i/>
          <w:iCs/>
          <w:w w:val="110"/>
        </w:rPr>
        <w:t>ACM</w:t>
      </w:r>
      <w:r>
        <w:rPr>
          <w:i/>
          <w:iCs/>
          <w:spacing w:val="-8"/>
          <w:w w:val="110"/>
        </w:rPr>
        <w:t xml:space="preserve"> </w:t>
      </w:r>
      <w:r>
        <w:rPr>
          <w:i/>
          <w:iCs/>
          <w:w w:val="110"/>
        </w:rPr>
        <w:t>CPS-SPC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2017,</w:t>
      </w:r>
      <w:r>
        <w:rPr>
          <w:spacing w:val="-8"/>
          <w:w w:val="110"/>
        </w:rPr>
        <w:t xml:space="preserve"> </w:t>
      </w:r>
      <w:r>
        <w:rPr>
          <w:w w:val="110"/>
        </w:rPr>
        <w:t>p.</w:t>
      </w:r>
      <w:r>
        <w:rPr>
          <w:spacing w:val="-8"/>
          <w:w w:val="110"/>
        </w:rPr>
        <w:t xml:space="preserve"> </w:t>
      </w:r>
      <w:r>
        <w:rPr>
          <w:w w:val="110"/>
        </w:rPr>
        <w:t>37–48.</w:t>
      </w:r>
    </w:p>
    <w:p w14:paraId="3D40BCDA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ind w:right="0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G. 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F.  </w:t>
      </w:r>
      <w:r>
        <w:rPr>
          <w:spacing w:val="6"/>
          <w:w w:val="105"/>
          <w:sz w:val="20"/>
          <w:szCs w:val="20"/>
        </w:rPr>
        <w:t xml:space="preserve"> </w:t>
      </w:r>
      <w:proofErr w:type="spellStart"/>
      <w:proofErr w:type="gramStart"/>
      <w:r>
        <w:rPr>
          <w:w w:val="105"/>
          <w:sz w:val="20"/>
          <w:szCs w:val="20"/>
        </w:rPr>
        <w:t>Ciocarlie</w:t>
      </w:r>
      <w:proofErr w:type="spellEnd"/>
      <w:r>
        <w:rPr>
          <w:w w:val="105"/>
          <w:sz w:val="20"/>
          <w:szCs w:val="20"/>
        </w:rPr>
        <w:t xml:space="preserve">,  </w:t>
      </w:r>
      <w:r>
        <w:rPr>
          <w:spacing w:val="35"/>
          <w:w w:val="105"/>
          <w:sz w:val="20"/>
          <w:szCs w:val="20"/>
        </w:rPr>
        <w:t xml:space="preserve"> </w:t>
      </w:r>
      <w:proofErr w:type="gramEnd"/>
      <w:r>
        <w:rPr>
          <w:w w:val="105"/>
          <w:sz w:val="20"/>
          <w:szCs w:val="20"/>
        </w:rPr>
        <w:t xml:space="preserve">I.  </w:t>
      </w:r>
      <w:r>
        <w:rPr>
          <w:spacing w:val="6"/>
          <w:w w:val="105"/>
          <w:sz w:val="20"/>
          <w:szCs w:val="20"/>
        </w:rPr>
        <w:t xml:space="preserve"> </w:t>
      </w:r>
      <w:proofErr w:type="spellStart"/>
      <w:proofErr w:type="gramStart"/>
      <w:r>
        <w:rPr>
          <w:w w:val="105"/>
          <w:sz w:val="20"/>
          <w:szCs w:val="20"/>
        </w:rPr>
        <w:t>Agadakos</w:t>
      </w:r>
      <w:proofErr w:type="spellEnd"/>
      <w:r>
        <w:rPr>
          <w:w w:val="105"/>
          <w:sz w:val="20"/>
          <w:szCs w:val="20"/>
        </w:rPr>
        <w:t xml:space="preserve">,  </w:t>
      </w:r>
      <w:r>
        <w:rPr>
          <w:spacing w:val="35"/>
          <w:w w:val="105"/>
          <w:sz w:val="20"/>
          <w:szCs w:val="20"/>
        </w:rPr>
        <w:t xml:space="preserve"> </w:t>
      </w:r>
      <w:proofErr w:type="gramEnd"/>
      <w:r>
        <w:rPr>
          <w:w w:val="105"/>
          <w:sz w:val="20"/>
          <w:szCs w:val="20"/>
        </w:rPr>
        <w:t xml:space="preserve">C.-Y.  </w:t>
      </w:r>
      <w:r>
        <w:rPr>
          <w:spacing w:val="6"/>
          <w:w w:val="105"/>
          <w:sz w:val="20"/>
          <w:szCs w:val="20"/>
        </w:rPr>
        <w:t xml:space="preserve"> </w:t>
      </w:r>
      <w:proofErr w:type="gramStart"/>
      <w:r>
        <w:rPr>
          <w:w w:val="105"/>
          <w:sz w:val="20"/>
          <w:szCs w:val="20"/>
        </w:rPr>
        <w:t xml:space="preserve">Chen,  </w:t>
      </w:r>
      <w:r>
        <w:rPr>
          <w:spacing w:val="35"/>
          <w:w w:val="105"/>
          <w:sz w:val="20"/>
          <w:szCs w:val="20"/>
        </w:rPr>
        <w:t xml:space="preserve"> </w:t>
      </w:r>
      <w:proofErr w:type="gramEnd"/>
      <w:r>
        <w:rPr>
          <w:w w:val="105"/>
          <w:sz w:val="20"/>
          <w:szCs w:val="20"/>
        </w:rPr>
        <w:t xml:space="preserve">M.  </w:t>
      </w:r>
      <w:r>
        <w:rPr>
          <w:spacing w:val="6"/>
          <w:w w:val="105"/>
          <w:sz w:val="20"/>
          <w:szCs w:val="20"/>
        </w:rPr>
        <w:t xml:space="preserve"> </w:t>
      </w:r>
      <w:proofErr w:type="spellStart"/>
      <w:proofErr w:type="gramStart"/>
      <w:r>
        <w:rPr>
          <w:w w:val="105"/>
          <w:sz w:val="20"/>
          <w:szCs w:val="20"/>
        </w:rPr>
        <w:t>Campanelli</w:t>
      </w:r>
      <w:proofErr w:type="spellEnd"/>
      <w:r>
        <w:rPr>
          <w:w w:val="105"/>
          <w:sz w:val="20"/>
          <w:szCs w:val="20"/>
        </w:rPr>
        <w:t xml:space="preserve">,  </w:t>
      </w:r>
      <w:r>
        <w:rPr>
          <w:spacing w:val="35"/>
          <w:w w:val="105"/>
          <w:sz w:val="20"/>
          <w:szCs w:val="20"/>
        </w:rPr>
        <w:t xml:space="preserve"> </w:t>
      </w:r>
      <w:proofErr w:type="gramEnd"/>
      <w:r>
        <w:rPr>
          <w:w w:val="105"/>
          <w:sz w:val="20"/>
          <w:szCs w:val="20"/>
        </w:rPr>
        <w:t xml:space="preserve">P.  </w:t>
      </w:r>
      <w:r>
        <w:rPr>
          <w:spacing w:val="7"/>
          <w:w w:val="105"/>
          <w:sz w:val="20"/>
          <w:szCs w:val="20"/>
        </w:rPr>
        <w:t xml:space="preserve"> </w:t>
      </w:r>
      <w:proofErr w:type="spellStart"/>
      <w:proofErr w:type="gramStart"/>
      <w:r>
        <w:rPr>
          <w:w w:val="105"/>
          <w:sz w:val="20"/>
          <w:szCs w:val="20"/>
        </w:rPr>
        <w:t>Anantharaman</w:t>
      </w:r>
      <w:proofErr w:type="spellEnd"/>
      <w:r>
        <w:rPr>
          <w:w w:val="105"/>
          <w:sz w:val="20"/>
          <w:szCs w:val="20"/>
        </w:rPr>
        <w:t xml:space="preserve">,  </w:t>
      </w:r>
      <w:r>
        <w:rPr>
          <w:spacing w:val="34"/>
          <w:w w:val="105"/>
          <w:sz w:val="20"/>
          <w:szCs w:val="20"/>
        </w:rPr>
        <w:t xml:space="preserve"> </w:t>
      </w:r>
      <w:proofErr w:type="gramEnd"/>
      <w:r>
        <w:rPr>
          <w:w w:val="105"/>
          <w:sz w:val="20"/>
          <w:szCs w:val="20"/>
        </w:rPr>
        <w:t xml:space="preserve">M.  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Hasan,</w:t>
      </w:r>
    </w:p>
    <w:p w14:paraId="7799BB87" w14:textId="77777777" w:rsidR="00F85719" w:rsidRDefault="00D251A0">
      <w:pPr>
        <w:pStyle w:val="BodyText"/>
        <w:kinsoku w:val="0"/>
        <w:overflowPunct w:val="0"/>
        <w:spacing w:before="26" w:line="268" w:lineRule="auto"/>
        <w:ind w:right="118"/>
        <w:rPr>
          <w:w w:val="110"/>
        </w:rPr>
      </w:pPr>
      <w:r>
        <w:rPr>
          <w:w w:val="110"/>
        </w:rPr>
        <w:t>U.</w:t>
      </w:r>
      <w:r>
        <w:rPr>
          <w:spacing w:val="3"/>
          <w:w w:val="110"/>
        </w:rPr>
        <w:t xml:space="preserve"> </w:t>
      </w:r>
      <w:r>
        <w:rPr>
          <w:w w:val="110"/>
        </w:rPr>
        <w:t>Lindqvist,</w:t>
      </w:r>
      <w:r>
        <w:rPr>
          <w:spacing w:val="7"/>
          <w:w w:val="110"/>
        </w:rPr>
        <w:t xml:space="preserve"> </w:t>
      </w:r>
      <w:r>
        <w:rPr>
          <w:w w:val="110"/>
        </w:rPr>
        <w:t>M.</w:t>
      </w:r>
      <w:r>
        <w:rPr>
          <w:spacing w:val="3"/>
          <w:w w:val="110"/>
        </w:rPr>
        <w:t xml:space="preserve"> </w:t>
      </w:r>
      <w:proofErr w:type="spellStart"/>
      <w:r>
        <w:rPr>
          <w:w w:val="110"/>
        </w:rPr>
        <w:t>Locasto</w:t>
      </w:r>
      <w:proofErr w:type="spellEnd"/>
      <w:r>
        <w:rPr>
          <w:w w:val="110"/>
        </w:rPr>
        <w:t>,</w:t>
      </w:r>
      <w:r>
        <w:rPr>
          <w:spacing w:val="8"/>
          <w:w w:val="110"/>
        </w:rPr>
        <w:t xml:space="preserve"> </w:t>
      </w:r>
      <w:r>
        <w:rPr>
          <w:w w:val="110"/>
        </w:rPr>
        <w:t>B.</w:t>
      </w:r>
      <w:r>
        <w:rPr>
          <w:spacing w:val="3"/>
          <w:w w:val="110"/>
        </w:rPr>
        <w:t xml:space="preserve"> </w:t>
      </w:r>
      <w:proofErr w:type="spellStart"/>
      <w:r>
        <w:rPr>
          <w:w w:val="110"/>
        </w:rPr>
        <w:t>Copos</w:t>
      </w:r>
      <w:proofErr w:type="spellEnd"/>
      <w:r>
        <w:rPr>
          <w:w w:val="110"/>
        </w:rPr>
        <w:t>,</w:t>
      </w:r>
      <w:r>
        <w:rPr>
          <w:spacing w:val="7"/>
          <w:w w:val="110"/>
        </w:rPr>
        <w:t xml:space="preserve"> </w:t>
      </w:r>
      <w:r>
        <w:rPr>
          <w:w w:val="110"/>
        </w:rPr>
        <w:t>T.</w:t>
      </w:r>
      <w:r>
        <w:rPr>
          <w:spacing w:val="3"/>
          <w:w w:val="110"/>
        </w:rPr>
        <w:t xml:space="preserve"> </w:t>
      </w:r>
      <w:proofErr w:type="spellStart"/>
      <w:r>
        <w:rPr>
          <w:w w:val="110"/>
        </w:rPr>
        <w:t>Lepoint</w:t>
      </w:r>
      <w:proofErr w:type="spellEnd"/>
      <w:r>
        <w:rPr>
          <w:spacing w:val="3"/>
          <w:w w:val="110"/>
        </w:rPr>
        <w:t xml:space="preserve"> </w:t>
      </w:r>
      <w:r>
        <w:rPr>
          <w:i/>
          <w:iCs/>
          <w:w w:val="110"/>
        </w:rPr>
        <w:t>et</w:t>
      </w:r>
      <w:r>
        <w:rPr>
          <w:i/>
          <w:iCs/>
          <w:spacing w:val="3"/>
          <w:w w:val="110"/>
        </w:rPr>
        <w:t xml:space="preserve"> </w:t>
      </w:r>
      <w:r>
        <w:rPr>
          <w:i/>
          <w:iCs/>
          <w:w w:val="110"/>
        </w:rPr>
        <w:t>al.</w:t>
      </w:r>
      <w:r>
        <w:rPr>
          <w:w w:val="110"/>
        </w:rPr>
        <w:t>,</w:t>
      </w:r>
      <w:r>
        <w:rPr>
          <w:spacing w:val="8"/>
          <w:w w:val="110"/>
        </w:rPr>
        <w:t xml:space="preserve"> </w:t>
      </w:r>
      <w:r>
        <w:rPr>
          <w:w w:val="110"/>
        </w:rPr>
        <w:t>“Modeling</w:t>
      </w:r>
      <w:r>
        <w:rPr>
          <w:spacing w:val="3"/>
          <w:w w:val="110"/>
        </w:rPr>
        <w:t xml:space="preserve"> </w:t>
      </w:r>
      <w:r>
        <w:rPr>
          <w:w w:val="110"/>
        </w:rPr>
        <w:t>cyber-physical</w:t>
      </w:r>
      <w:r>
        <w:rPr>
          <w:spacing w:val="3"/>
          <w:w w:val="110"/>
        </w:rPr>
        <w:t xml:space="preserve"> </w:t>
      </w:r>
      <w:r>
        <w:rPr>
          <w:w w:val="110"/>
        </w:rPr>
        <w:t>attack</w:t>
      </w:r>
      <w:r>
        <w:rPr>
          <w:spacing w:val="3"/>
          <w:w w:val="110"/>
        </w:rPr>
        <w:t xml:space="preserve"> </w:t>
      </w:r>
      <w:r>
        <w:rPr>
          <w:w w:val="110"/>
        </w:rPr>
        <w:t>paths</w:t>
      </w:r>
      <w:r>
        <w:rPr>
          <w:spacing w:val="4"/>
          <w:w w:val="110"/>
        </w:rPr>
        <w:t xml:space="preserve"> </w:t>
      </w:r>
      <w:proofErr w:type="gramStart"/>
      <w:r>
        <w:rPr>
          <w:w w:val="110"/>
        </w:rPr>
        <w:t>in</w:t>
      </w:r>
      <w:proofErr w:type="gramEnd"/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-52"/>
          <w:w w:val="110"/>
        </w:rPr>
        <w:t xml:space="preserve"> </w:t>
      </w:r>
      <w:r>
        <w:rPr>
          <w:w w:val="110"/>
        </w:rPr>
        <w:t>Internet-of-things,”</w:t>
      </w:r>
      <w:r>
        <w:rPr>
          <w:spacing w:val="-8"/>
          <w:w w:val="110"/>
        </w:rPr>
        <w:t xml:space="preserve"> </w:t>
      </w:r>
      <w:r>
        <w:rPr>
          <w:w w:val="110"/>
        </w:rPr>
        <w:t>May</w:t>
      </w:r>
      <w:r>
        <w:rPr>
          <w:spacing w:val="-7"/>
          <w:w w:val="110"/>
        </w:rPr>
        <w:t xml:space="preserve"> </w:t>
      </w:r>
      <w:r>
        <w:rPr>
          <w:w w:val="110"/>
        </w:rPr>
        <w:t>21</w:t>
      </w:r>
      <w:r>
        <w:rPr>
          <w:spacing w:val="-7"/>
          <w:w w:val="110"/>
        </w:rPr>
        <w:t xml:space="preserve"> </w:t>
      </w:r>
      <w:r>
        <w:rPr>
          <w:w w:val="110"/>
        </w:rPr>
        <w:t>2020,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uS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Patent</w:t>
      </w:r>
      <w:r>
        <w:rPr>
          <w:spacing w:val="-7"/>
          <w:w w:val="110"/>
        </w:rPr>
        <w:t xml:space="preserve"> </w:t>
      </w:r>
      <w:r>
        <w:rPr>
          <w:w w:val="110"/>
        </w:rPr>
        <w:t>App.</w:t>
      </w:r>
      <w:r>
        <w:rPr>
          <w:spacing w:val="-8"/>
          <w:w w:val="110"/>
        </w:rPr>
        <w:t xml:space="preserve"> </w:t>
      </w:r>
      <w:r>
        <w:rPr>
          <w:w w:val="110"/>
        </w:rPr>
        <w:t>16/634,591.</w:t>
      </w:r>
    </w:p>
    <w:p w14:paraId="5FBC1D0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 Hasan,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 Mohan,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R. B. </w:t>
      </w:r>
      <w:proofErr w:type="spellStart"/>
      <w:r>
        <w:rPr>
          <w:w w:val="110"/>
          <w:sz w:val="20"/>
          <w:szCs w:val="20"/>
        </w:rPr>
        <w:t>Bobba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and R. </w:t>
      </w:r>
      <w:proofErr w:type="spellStart"/>
      <w:r>
        <w:rPr>
          <w:w w:val="110"/>
          <w:sz w:val="20"/>
          <w:szCs w:val="20"/>
        </w:rPr>
        <w:t>Pellizzoni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“Exploring opportunistic execution 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integrating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into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legacy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hard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11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RTSS</w:t>
      </w:r>
      <w:r>
        <w:rPr>
          <w:w w:val="110"/>
          <w:sz w:val="20"/>
          <w:szCs w:val="20"/>
        </w:rPr>
        <w:t>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2016,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123–134.</w:t>
      </w:r>
    </w:p>
    <w:p w14:paraId="4EB39B65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M. Hasan, S. Mohan, 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 xml:space="preserve">, and R. B. </w:t>
      </w:r>
      <w:proofErr w:type="spell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 “</w:t>
      </w:r>
      <w:proofErr w:type="spellStart"/>
      <w:r>
        <w:rPr>
          <w:w w:val="105"/>
          <w:sz w:val="20"/>
          <w:szCs w:val="20"/>
        </w:rPr>
        <w:t>Contego</w:t>
      </w:r>
      <w:proofErr w:type="spellEnd"/>
      <w:r>
        <w:rPr>
          <w:w w:val="105"/>
          <w:sz w:val="20"/>
          <w:szCs w:val="20"/>
        </w:rPr>
        <w:t>: An adaptive framework for integrating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security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tasks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4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Euromicro</w:t>
      </w:r>
      <w:proofErr w:type="spellEnd"/>
      <w:r>
        <w:rPr>
          <w:i/>
          <w:iCs/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ECRTS</w:t>
      </w:r>
      <w:r>
        <w:rPr>
          <w:w w:val="105"/>
          <w:sz w:val="20"/>
          <w:szCs w:val="20"/>
        </w:rPr>
        <w:t>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23:1–23:22.</w:t>
      </w:r>
    </w:p>
    <w:p w14:paraId="5B5D4E7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 Hasan,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 Mohan,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and R.  B. </w:t>
      </w:r>
      <w:proofErr w:type="spellStart"/>
      <w:proofErr w:type="gram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  “</w:t>
      </w:r>
      <w:proofErr w:type="gramEnd"/>
      <w:r>
        <w:rPr>
          <w:w w:val="105"/>
          <w:sz w:val="20"/>
          <w:szCs w:val="20"/>
        </w:rPr>
        <w:t>A design-space exploration for allocating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security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tasks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multicore real-time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DATE</w:t>
      </w:r>
      <w:r>
        <w:rPr>
          <w:w w:val="105"/>
          <w:sz w:val="20"/>
          <w:szCs w:val="20"/>
        </w:rPr>
        <w:t>, 2018,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225–230.</w:t>
      </w:r>
    </w:p>
    <w:p w14:paraId="25978D0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 Hasan,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 Mohan,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and R. B. </w:t>
      </w:r>
      <w:proofErr w:type="spell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“Period adaptation for continuous security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monitoring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multicore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DATE</w:t>
      </w:r>
      <w:r>
        <w:rPr>
          <w:w w:val="105"/>
          <w:sz w:val="20"/>
          <w:szCs w:val="20"/>
        </w:rPr>
        <w:t>,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2020,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430–435.</w:t>
      </w:r>
    </w:p>
    <w:p w14:paraId="420A646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F. Abdi, C.-Y. Chen, M. Hasan, S. Liu, S. Mohan, and M. </w:t>
      </w:r>
      <w:proofErr w:type="spellStart"/>
      <w:r>
        <w:rPr>
          <w:w w:val="110"/>
          <w:sz w:val="20"/>
          <w:szCs w:val="20"/>
        </w:rPr>
        <w:t>Caccamo</w:t>
      </w:r>
      <w:proofErr w:type="spellEnd"/>
      <w:r>
        <w:rPr>
          <w:w w:val="110"/>
          <w:sz w:val="20"/>
          <w:szCs w:val="20"/>
        </w:rPr>
        <w:t>, “Guaranteed physical security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with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restart-based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cyber-physical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ACM/IEEE</w:t>
      </w:r>
      <w:r>
        <w:rPr>
          <w:i/>
          <w:iCs/>
          <w:spacing w:val="-1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ICCPS</w:t>
      </w:r>
      <w:r>
        <w:rPr>
          <w:w w:val="110"/>
          <w:sz w:val="20"/>
          <w:szCs w:val="20"/>
        </w:rPr>
        <w:t>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2018,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10–21.</w:t>
      </w:r>
    </w:p>
    <w:p w14:paraId="23BA2D2B" w14:textId="77777777" w:rsidR="00F85719" w:rsidRDefault="00F85719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  <w:sectPr w:rsidR="00F85719"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3863801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72" w:line="268" w:lineRule="auto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lastRenderedPageBreak/>
        <w:t>F.</w:t>
      </w:r>
      <w:r>
        <w:rPr>
          <w:spacing w:val="1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Abdi,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C.-Y.</w:t>
      </w:r>
      <w:r>
        <w:rPr>
          <w:spacing w:val="1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Chen,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Hasan,</w:t>
      </w:r>
      <w:r>
        <w:rPr>
          <w:spacing w:val="1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Liu,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r>
        <w:rPr>
          <w:spacing w:val="1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Mohan,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10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Caccamo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“Preserving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physical</w:t>
      </w:r>
      <w:r>
        <w:rPr>
          <w:spacing w:val="1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safety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under</w:t>
      </w:r>
      <w:r>
        <w:rPr>
          <w:spacing w:val="-50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cyber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attacks</w:t>
      </w:r>
      <w:proofErr w:type="spellEnd"/>
      <w:r>
        <w:rPr>
          <w:w w:val="105"/>
          <w:sz w:val="20"/>
          <w:szCs w:val="20"/>
        </w:rPr>
        <w:t>,”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IoT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J.</w:t>
      </w:r>
      <w:r>
        <w:rPr>
          <w:w w:val="105"/>
          <w:sz w:val="20"/>
          <w:szCs w:val="20"/>
        </w:rPr>
        <w:t>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4,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6285–6300,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2018.</w:t>
      </w:r>
    </w:p>
    <w:p w14:paraId="5C36F34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jc w:val="left"/>
        <w:rPr>
          <w:w w:val="105"/>
          <w:sz w:val="20"/>
          <w:szCs w:val="20"/>
        </w:rPr>
      </w:pPr>
      <w:r>
        <w:rPr>
          <w:w w:val="110"/>
          <w:sz w:val="20"/>
          <w:szCs w:val="20"/>
        </w:rPr>
        <w:t>R.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Kumar,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Padhy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K.</w:t>
      </w:r>
      <w:r>
        <w:rPr>
          <w:spacing w:val="-7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Evchenko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Piramanayagam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Mohan,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Bobba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“End-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to-end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network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delay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guarantees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for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using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SDN,”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1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RTSS</w:t>
      </w:r>
      <w:r>
        <w:rPr>
          <w:w w:val="105"/>
          <w:sz w:val="20"/>
          <w:szCs w:val="20"/>
        </w:rPr>
        <w:t>,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2017,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231–242.</w:t>
      </w:r>
    </w:p>
    <w:p w14:paraId="431F2E8D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A. Kashinath, M. Hasan, S. Mohan, R. </w:t>
      </w:r>
      <w:proofErr w:type="spellStart"/>
      <w:r>
        <w:rPr>
          <w:w w:val="110"/>
          <w:sz w:val="20"/>
          <w:szCs w:val="20"/>
        </w:rPr>
        <w:t>Bobba</w:t>
      </w:r>
      <w:proofErr w:type="spellEnd"/>
      <w:r>
        <w:rPr>
          <w:w w:val="110"/>
          <w:sz w:val="20"/>
          <w:szCs w:val="20"/>
        </w:rPr>
        <w:t>, and R. Mittal, “Improving dependability via deadline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guarantees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commodity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networks,”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SecSDN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2020,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1–6.</w:t>
      </w:r>
    </w:p>
    <w:p w14:paraId="1E49AF91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A.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Kashinath,</w:t>
      </w:r>
      <w:r>
        <w:rPr>
          <w:spacing w:val="2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Hasan,</w:t>
      </w:r>
      <w:r>
        <w:rPr>
          <w:spacing w:val="2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R.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Kumar,</w:t>
      </w:r>
      <w:r>
        <w:rPr>
          <w:spacing w:val="2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Mohan,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R.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B.</w:t>
      </w:r>
      <w:r>
        <w:rPr>
          <w:spacing w:val="2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2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r>
        <w:rPr>
          <w:spacing w:val="2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Padhy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2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“Safety</w:t>
      </w:r>
      <w:r>
        <w:rPr>
          <w:spacing w:val="2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critical</w:t>
      </w:r>
      <w:r>
        <w:rPr>
          <w:spacing w:val="2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networks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using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commodity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SDNs,”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INFOCOM</w:t>
      </w:r>
      <w:r>
        <w:rPr>
          <w:w w:val="105"/>
          <w:sz w:val="20"/>
          <w:szCs w:val="20"/>
        </w:rPr>
        <w:t>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2021.</w:t>
      </w:r>
    </w:p>
    <w:p w14:paraId="0BE1071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M. Hasan and E. Hossain, “Distributed resource allocation in 5G cellular networks,” in </w:t>
      </w:r>
      <w:r>
        <w:rPr>
          <w:i/>
          <w:iCs/>
          <w:w w:val="105"/>
          <w:sz w:val="20"/>
          <w:szCs w:val="20"/>
        </w:rPr>
        <w:t>Towards 5G:</w:t>
      </w:r>
      <w:r>
        <w:rPr>
          <w:i/>
          <w:iCs/>
          <w:spacing w:val="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Applications, Requirements and Candidate Technologies</w:t>
      </w:r>
      <w:r>
        <w:rPr>
          <w:w w:val="105"/>
          <w:sz w:val="20"/>
          <w:szCs w:val="20"/>
        </w:rPr>
        <w:t xml:space="preserve">, 1st ed., R. </w:t>
      </w:r>
      <w:proofErr w:type="spellStart"/>
      <w:r>
        <w:rPr>
          <w:w w:val="105"/>
          <w:sz w:val="20"/>
          <w:szCs w:val="20"/>
        </w:rPr>
        <w:t>Vannithamby</w:t>
      </w:r>
      <w:proofErr w:type="spellEnd"/>
      <w:r>
        <w:rPr>
          <w:w w:val="105"/>
          <w:sz w:val="20"/>
          <w:szCs w:val="20"/>
        </w:rPr>
        <w:t xml:space="preserve"> and S. Talwar, Eds.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Wiley,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2017,</w:t>
      </w:r>
      <w:r>
        <w:rPr>
          <w:spacing w:val="-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ch.</w:t>
      </w:r>
      <w:proofErr w:type="spellEnd"/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8,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129–161.</w:t>
      </w:r>
    </w:p>
    <w:p w14:paraId="52D91C9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6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Hossain,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“Distributed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resource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allocation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relay-aided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device-to-device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communication under channel uncertainties:  A stable matching approach,” </w:t>
      </w:r>
      <w:r>
        <w:rPr>
          <w:i/>
          <w:iCs/>
          <w:w w:val="110"/>
          <w:sz w:val="20"/>
          <w:szCs w:val="20"/>
        </w:rPr>
        <w:t>IEEE TCOM</w:t>
      </w:r>
      <w:r>
        <w:rPr>
          <w:w w:val="110"/>
          <w:sz w:val="20"/>
          <w:szCs w:val="20"/>
        </w:rPr>
        <w:t>, vol. 63,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10,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3882–3897,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2015.</w:t>
      </w:r>
    </w:p>
    <w:p w14:paraId="6E2BECD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6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</w:t>
      </w:r>
      <w:r>
        <w:rPr>
          <w:spacing w:val="1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Rasti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Hasan,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Le,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Hossain,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“Distributed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uplink</w:t>
      </w:r>
      <w:r>
        <w:rPr>
          <w:spacing w:val="1"/>
          <w:w w:val="105"/>
          <w:sz w:val="20"/>
          <w:szCs w:val="20"/>
        </w:rPr>
        <w:t xml:space="preserve"> </w:t>
      </w:r>
      <w:proofErr w:type="gramStart"/>
      <w:r>
        <w:rPr>
          <w:w w:val="105"/>
          <w:sz w:val="20"/>
          <w:szCs w:val="20"/>
        </w:rPr>
        <w:t>power  control</w:t>
      </w:r>
      <w:proofErr w:type="gramEnd"/>
      <w:r>
        <w:rPr>
          <w:w w:val="105"/>
          <w:sz w:val="20"/>
          <w:szCs w:val="20"/>
        </w:rPr>
        <w:t xml:space="preserve">  for  multi-cell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cognitive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radio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networks,”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TCOM</w:t>
      </w:r>
      <w:r>
        <w:rPr>
          <w:w w:val="105"/>
          <w:sz w:val="20"/>
          <w:szCs w:val="20"/>
        </w:rPr>
        <w:t>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63,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3,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628–642,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2015.</w:t>
      </w:r>
    </w:p>
    <w:p w14:paraId="262A7962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rPr>
          <w:w w:val="105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Hossain,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“Distributed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resource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allocation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relay-aided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device-to-device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communication:</w:t>
      </w:r>
      <w:r>
        <w:rPr>
          <w:spacing w:val="1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message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passing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approach,”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TWC</w:t>
      </w:r>
      <w:r>
        <w:rPr>
          <w:w w:val="105"/>
          <w:sz w:val="20"/>
          <w:szCs w:val="20"/>
        </w:rPr>
        <w:t>,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13,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11,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6326–6341,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2014.</w:t>
      </w:r>
    </w:p>
    <w:p w14:paraId="467F66C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Hasan,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E.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Hossain,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D.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I.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Kim,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“Resource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allocation</w:t>
      </w:r>
      <w:r>
        <w:rPr>
          <w:spacing w:val="-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under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channel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uncertainties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1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relay-aided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device-to-device communication underlaying LTE-A cellular networks,” </w:t>
      </w:r>
      <w:r>
        <w:rPr>
          <w:i/>
          <w:iCs/>
          <w:w w:val="105"/>
          <w:sz w:val="20"/>
          <w:szCs w:val="20"/>
        </w:rPr>
        <w:t>IEEE TWC</w:t>
      </w:r>
      <w:r>
        <w:rPr>
          <w:w w:val="105"/>
          <w:sz w:val="20"/>
          <w:szCs w:val="20"/>
        </w:rPr>
        <w:t>, vol. 13, no. 4, pp.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2322–2338,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2014.</w:t>
      </w:r>
    </w:p>
    <w:p w14:paraId="20962F98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6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M. Hasan, E. Hossain, S. </w:t>
      </w:r>
      <w:proofErr w:type="spellStart"/>
      <w:r>
        <w:rPr>
          <w:w w:val="110"/>
          <w:sz w:val="20"/>
          <w:szCs w:val="20"/>
        </w:rPr>
        <w:t>Balasubramaniam</w:t>
      </w:r>
      <w:proofErr w:type="spellEnd"/>
      <w:r>
        <w:rPr>
          <w:w w:val="110"/>
          <w:sz w:val="20"/>
          <w:szCs w:val="20"/>
        </w:rPr>
        <w:t xml:space="preserve">, and Y. </w:t>
      </w:r>
      <w:proofErr w:type="spellStart"/>
      <w:r>
        <w:rPr>
          <w:w w:val="110"/>
          <w:sz w:val="20"/>
          <w:szCs w:val="20"/>
        </w:rPr>
        <w:t>Koucheryavy</w:t>
      </w:r>
      <w:proofErr w:type="spellEnd"/>
      <w:r>
        <w:rPr>
          <w:w w:val="110"/>
          <w:sz w:val="20"/>
          <w:szCs w:val="20"/>
        </w:rPr>
        <w:t>, “Social behavior in bacterial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nanonetworks: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challenges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opportunities,”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1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Network</w:t>
      </w:r>
      <w:r>
        <w:rPr>
          <w:w w:val="110"/>
          <w:sz w:val="20"/>
          <w:szCs w:val="20"/>
        </w:rPr>
        <w:t>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29,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26–34,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2015.</w:t>
      </w:r>
    </w:p>
    <w:p w14:paraId="3CAC8B26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rPr>
          <w:w w:val="115"/>
          <w:sz w:val="20"/>
          <w:szCs w:val="20"/>
        </w:rPr>
      </w:pPr>
      <w:r>
        <w:rPr>
          <w:w w:val="115"/>
          <w:sz w:val="20"/>
          <w:szCs w:val="20"/>
        </w:rPr>
        <w:t xml:space="preserve">“Wichita State University Shocker Engineering Academy (SEA),” </w:t>
      </w:r>
      <w:hyperlink r:id="rId99" w:history="1">
        <w:r>
          <w:rPr>
            <w:w w:val="115"/>
            <w:sz w:val="20"/>
            <w:szCs w:val="20"/>
          </w:rPr>
          <w:t>https://www.wichita.edu/</w:t>
        </w:r>
      </w:hyperlink>
      <w:r>
        <w:rPr>
          <w:spacing w:val="1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academics/engineering/sea/</w:t>
      </w:r>
      <w:proofErr w:type="spellStart"/>
      <w:r>
        <w:rPr>
          <w:w w:val="115"/>
          <w:sz w:val="20"/>
          <w:szCs w:val="20"/>
        </w:rPr>
        <w:t>index.php</w:t>
      </w:r>
      <w:proofErr w:type="spellEnd"/>
      <w:r>
        <w:rPr>
          <w:w w:val="115"/>
          <w:sz w:val="20"/>
          <w:szCs w:val="20"/>
        </w:rPr>
        <w:t>.</w:t>
      </w:r>
    </w:p>
    <w:p w14:paraId="4262FBBC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rPr>
          <w:w w:val="115"/>
          <w:sz w:val="20"/>
          <w:szCs w:val="20"/>
        </w:rPr>
      </w:pPr>
      <w:r>
        <w:rPr>
          <w:spacing w:val="-1"/>
          <w:w w:val="115"/>
          <w:sz w:val="20"/>
          <w:szCs w:val="20"/>
        </w:rPr>
        <w:t>“Wichita</w:t>
      </w:r>
      <w:r>
        <w:rPr>
          <w:spacing w:val="-7"/>
          <w:w w:val="115"/>
          <w:sz w:val="20"/>
          <w:szCs w:val="20"/>
        </w:rPr>
        <w:t xml:space="preserve"> </w:t>
      </w:r>
      <w:r>
        <w:rPr>
          <w:spacing w:val="-1"/>
          <w:w w:val="115"/>
          <w:sz w:val="20"/>
          <w:szCs w:val="20"/>
        </w:rPr>
        <w:t>State</w:t>
      </w:r>
      <w:r>
        <w:rPr>
          <w:spacing w:val="-7"/>
          <w:w w:val="115"/>
          <w:sz w:val="20"/>
          <w:szCs w:val="20"/>
        </w:rPr>
        <w:t xml:space="preserve"> </w:t>
      </w:r>
      <w:r>
        <w:rPr>
          <w:spacing w:val="-1"/>
          <w:w w:val="115"/>
          <w:sz w:val="20"/>
          <w:szCs w:val="20"/>
        </w:rPr>
        <w:t>Hub</w:t>
      </w:r>
      <w:r>
        <w:rPr>
          <w:spacing w:val="-6"/>
          <w:w w:val="115"/>
          <w:sz w:val="20"/>
          <w:szCs w:val="20"/>
        </w:rPr>
        <w:t xml:space="preserve"> </w:t>
      </w:r>
      <w:r>
        <w:rPr>
          <w:spacing w:val="-1"/>
          <w:w w:val="115"/>
          <w:sz w:val="20"/>
          <w:szCs w:val="20"/>
        </w:rPr>
        <w:t>for</w:t>
      </w:r>
      <w:r>
        <w:rPr>
          <w:spacing w:val="-7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Cybersecurity</w:t>
      </w:r>
      <w:r>
        <w:rPr>
          <w:spacing w:val="-6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Education</w:t>
      </w:r>
      <w:r>
        <w:rPr>
          <w:spacing w:val="-7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and</w:t>
      </w:r>
      <w:r>
        <w:rPr>
          <w:spacing w:val="-6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Awareness</w:t>
      </w:r>
      <w:r>
        <w:rPr>
          <w:spacing w:val="-7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(HCEA),”</w:t>
      </w:r>
      <w:r>
        <w:rPr>
          <w:spacing w:val="-6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https://www.wichita.</w:t>
      </w:r>
      <w:r>
        <w:rPr>
          <w:spacing w:val="-55"/>
          <w:w w:val="115"/>
          <w:sz w:val="20"/>
          <w:szCs w:val="20"/>
        </w:rPr>
        <w:t xml:space="preserve"> </w:t>
      </w:r>
      <w:proofErr w:type="spellStart"/>
      <w:r>
        <w:rPr>
          <w:w w:val="115"/>
          <w:sz w:val="20"/>
          <w:szCs w:val="20"/>
        </w:rPr>
        <w:t>edu</w:t>
      </w:r>
      <w:proofErr w:type="spellEnd"/>
      <w:r>
        <w:rPr>
          <w:w w:val="115"/>
          <w:sz w:val="20"/>
          <w:szCs w:val="20"/>
        </w:rPr>
        <w:t>/academics/engineering/cybersecurity/</w:t>
      </w:r>
      <w:proofErr w:type="spellStart"/>
      <w:r>
        <w:rPr>
          <w:w w:val="115"/>
          <w:sz w:val="20"/>
          <w:szCs w:val="20"/>
        </w:rPr>
        <w:t>index.php</w:t>
      </w:r>
      <w:proofErr w:type="spellEnd"/>
      <w:r>
        <w:rPr>
          <w:w w:val="115"/>
          <w:sz w:val="20"/>
          <w:szCs w:val="20"/>
        </w:rPr>
        <w:t>.</w:t>
      </w:r>
    </w:p>
    <w:p w14:paraId="6A60275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“Distributed</w:t>
      </w:r>
      <w:r>
        <w:rPr>
          <w:spacing w:val="3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Research</w:t>
      </w:r>
      <w:r>
        <w:rPr>
          <w:spacing w:val="3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Experiences</w:t>
      </w:r>
      <w:r>
        <w:rPr>
          <w:spacing w:val="3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3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Undergraduates</w:t>
      </w:r>
      <w:r>
        <w:rPr>
          <w:spacing w:val="3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(DREU),”</w:t>
      </w:r>
      <w:r>
        <w:rPr>
          <w:spacing w:val="3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https://cra.org/cra-wp/dreu/.</w:t>
      </w:r>
    </w:p>
    <w:p w14:paraId="05D26930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“NSA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CAE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K12</w:t>
      </w:r>
      <w:r>
        <w:rPr>
          <w:spacing w:val="-7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CyberTalk</w:t>
      </w:r>
      <w:proofErr w:type="spellEnd"/>
      <w:r>
        <w:rPr>
          <w:w w:val="110"/>
          <w:sz w:val="20"/>
          <w:szCs w:val="20"/>
        </w:rPr>
        <w:t>,”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https://k12cybertalk.org.</w:t>
      </w:r>
    </w:p>
    <w:p w14:paraId="741A0078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M. Joseph and P. Pandya, “Finding response times in a real-time system,” </w:t>
      </w:r>
      <w:r>
        <w:rPr>
          <w:i/>
          <w:iCs/>
          <w:w w:val="105"/>
          <w:sz w:val="20"/>
          <w:szCs w:val="20"/>
        </w:rPr>
        <w:t>The Comp. J.</w:t>
      </w:r>
      <w:r>
        <w:rPr>
          <w:w w:val="105"/>
          <w:sz w:val="20"/>
          <w:szCs w:val="20"/>
        </w:rPr>
        <w:t>, vol. 29, no. 5,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390–395,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1986.</w:t>
      </w:r>
    </w:p>
    <w:p w14:paraId="2490F7FA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N. </w:t>
      </w:r>
      <w:proofErr w:type="spellStart"/>
      <w:r>
        <w:rPr>
          <w:w w:val="110"/>
          <w:sz w:val="20"/>
          <w:szCs w:val="20"/>
        </w:rPr>
        <w:t>Audsley</w:t>
      </w:r>
      <w:proofErr w:type="spellEnd"/>
      <w:r>
        <w:rPr>
          <w:w w:val="110"/>
          <w:sz w:val="20"/>
          <w:szCs w:val="20"/>
        </w:rPr>
        <w:t xml:space="preserve">, A. Burns, M. Richardson, K. Tindell, and A. J. </w:t>
      </w:r>
      <w:proofErr w:type="spellStart"/>
      <w:r>
        <w:rPr>
          <w:w w:val="110"/>
          <w:sz w:val="20"/>
          <w:szCs w:val="20"/>
        </w:rPr>
        <w:t>Wellings</w:t>
      </w:r>
      <w:proofErr w:type="spellEnd"/>
      <w:r>
        <w:rPr>
          <w:w w:val="110"/>
          <w:sz w:val="20"/>
          <w:szCs w:val="20"/>
        </w:rPr>
        <w:t>, “Applying new scheduling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theory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static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priority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pre-emptive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scheduling,”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SE</w:t>
      </w:r>
      <w:r>
        <w:rPr>
          <w:i/>
          <w:iCs/>
          <w:spacing w:val="-13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Journal</w:t>
      </w:r>
      <w:r>
        <w:rPr>
          <w:w w:val="110"/>
          <w:sz w:val="20"/>
          <w:szCs w:val="20"/>
        </w:rPr>
        <w:t>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8,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5,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284–292,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1993.</w:t>
      </w:r>
    </w:p>
    <w:p w14:paraId="6885F960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ind w:right="11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E. Bini and G. C. </w:t>
      </w:r>
      <w:proofErr w:type="spellStart"/>
      <w:r>
        <w:rPr>
          <w:w w:val="110"/>
          <w:sz w:val="20"/>
          <w:szCs w:val="20"/>
        </w:rPr>
        <w:t>Buttazzo</w:t>
      </w:r>
      <w:proofErr w:type="spellEnd"/>
      <w:r>
        <w:rPr>
          <w:w w:val="110"/>
          <w:sz w:val="20"/>
          <w:szCs w:val="20"/>
        </w:rPr>
        <w:t>, “</w:t>
      </w:r>
      <w:proofErr w:type="spellStart"/>
      <w:r>
        <w:rPr>
          <w:w w:val="110"/>
          <w:sz w:val="20"/>
          <w:szCs w:val="20"/>
        </w:rPr>
        <w:t>Schedulability</w:t>
      </w:r>
      <w:proofErr w:type="spellEnd"/>
      <w:r>
        <w:rPr>
          <w:w w:val="110"/>
          <w:sz w:val="20"/>
          <w:szCs w:val="20"/>
        </w:rPr>
        <w:t xml:space="preserve"> analysis of periodic fixed priority systems,” </w:t>
      </w:r>
      <w:r>
        <w:rPr>
          <w:i/>
          <w:iCs/>
          <w:w w:val="110"/>
          <w:sz w:val="20"/>
          <w:szCs w:val="20"/>
        </w:rPr>
        <w:t>IEEE TC</w:t>
      </w:r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53,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11,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1462–1473,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2004.</w:t>
      </w:r>
    </w:p>
    <w:p w14:paraId="76BCC39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8" w:line="268" w:lineRule="auto"/>
        <w:ind w:right="118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 xml:space="preserve">C.-Y. Chen, M. Hasan, and S. Mohan, “Securing real-time Internet-of-things,” </w:t>
      </w:r>
      <w:r>
        <w:rPr>
          <w:i/>
          <w:iCs/>
          <w:w w:val="105"/>
          <w:sz w:val="20"/>
          <w:szCs w:val="20"/>
        </w:rPr>
        <w:t>MDPI Sensors</w:t>
      </w:r>
      <w:r>
        <w:rPr>
          <w:w w:val="105"/>
          <w:sz w:val="20"/>
          <w:szCs w:val="20"/>
        </w:rPr>
        <w:t>, vol. 18,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12,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2018.</w:t>
      </w:r>
    </w:p>
    <w:p w14:paraId="42A98C3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H. Chai,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G. Zhang,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 Zhou,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 Sun,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L. Huang,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 T. Wang,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“A short review of security-aware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techniques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embedded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J.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of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Cir.,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Sys.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and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Comp.</w:t>
      </w:r>
      <w:r>
        <w:rPr>
          <w:w w:val="105"/>
          <w:sz w:val="20"/>
          <w:szCs w:val="20"/>
        </w:rPr>
        <w:t>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28,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02,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2019.</w:t>
      </w:r>
    </w:p>
    <w:p w14:paraId="7D760C7F" w14:textId="77777777" w:rsidR="00F85719" w:rsidRDefault="00F85719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7" w:line="268" w:lineRule="auto"/>
        <w:rPr>
          <w:w w:val="105"/>
          <w:sz w:val="20"/>
          <w:szCs w:val="20"/>
        </w:rPr>
        <w:sectPr w:rsidR="00F85719"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34CA6C82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72"/>
        <w:ind w:right="0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lastRenderedPageBreak/>
        <w:t>T.</w:t>
      </w:r>
      <w:r>
        <w:rPr>
          <w:spacing w:val="-6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Xie</w:t>
      </w:r>
      <w:proofErr w:type="spellEnd"/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X.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Qin,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“Improving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periodic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tasks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embedded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through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scheduling,”</w:t>
      </w:r>
    </w:p>
    <w:p w14:paraId="54B1812E" w14:textId="77777777" w:rsidR="00F85719" w:rsidRDefault="00D251A0">
      <w:pPr>
        <w:pStyle w:val="BodyText"/>
        <w:kinsoku w:val="0"/>
        <w:overflowPunct w:val="0"/>
        <w:spacing w:before="27"/>
        <w:rPr>
          <w:w w:val="105"/>
        </w:rPr>
      </w:pPr>
      <w:r>
        <w:rPr>
          <w:i/>
          <w:iCs/>
          <w:w w:val="105"/>
        </w:rPr>
        <w:t>ACM</w:t>
      </w:r>
      <w:r>
        <w:rPr>
          <w:i/>
          <w:iCs/>
          <w:spacing w:val="-5"/>
          <w:w w:val="105"/>
        </w:rPr>
        <w:t xml:space="preserve"> </w:t>
      </w:r>
      <w:r>
        <w:rPr>
          <w:i/>
          <w:iCs/>
          <w:w w:val="105"/>
        </w:rPr>
        <w:t>TECS</w:t>
      </w:r>
      <w:r>
        <w:rPr>
          <w:w w:val="105"/>
        </w:rPr>
        <w:t>,</w:t>
      </w:r>
      <w:r>
        <w:rPr>
          <w:spacing w:val="-4"/>
          <w:w w:val="105"/>
        </w:rPr>
        <w:t xml:space="preserve"> </w:t>
      </w:r>
      <w:r>
        <w:rPr>
          <w:w w:val="105"/>
        </w:rPr>
        <w:t>vol.</w:t>
      </w:r>
      <w:r>
        <w:rPr>
          <w:spacing w:val="-4"/>
          <w:w w:val="105"/>
        </w:rPr>
        <w:t xml:space="preserve"> </w:t>
      </w:r>
      <w:r>
        <w:rPr>
          <w:w w:val="105"/>
        </w:rPr>
        <w:t>6,</w:t>
      </w:r>
      <w:r>
        <w:rPr>
          <w:spacing w:val="-4"/>
          <w:w w:val="105"/>
        </w:rPr>
        <w:t xml:space="preserve"> </w:t>
      </w:r>
      <w:r>
        <w:rPr>
          <w:w w:val="105"/>
        </w:rPr>
        <w:t>no.</w:t>
      </w:r>
      <w:r>
        <w:rPr>
          <w:spacing w:val="-4"/>
          <w:w w:val="105"/>
        </w:rPr>
        <w:t xml:space="preserve"> </w:t>
      </w:r>
      <w:r>
        <w:rPr>
          <w:w w:val="105"/>
        </w:rPr>
        <w:t>3,</w:t>
      </w:r>
      <w:r>
        <w:rPr>
          <w:spacing w:val="-4"/>
          <w:w w:val="105"/>
        </w:rPr>
        <w:t xml:space="preserve"> </w:t>
      </w:r>
      <w:r>
        <w:rPr>
          <w:w w:val="105"/>
        </w:rPr>
        <w:t>p.</w:t>
      </w:r>
      <w:r>
        <w:rPr>
          <w:spacing w:val="-4"/>
          <w:w w:val="105"/>
        </w:rPr>
        <w:t xml:space="preserve"> </w:t>
      </w:r>
      <w:r>
        <w:rPr>
          <w:w w:val="105"/>
        </w:rPr>
        <w:t>20,</w:t>
      </w:r>
      <w:r>
        <w:rPr>
          <w:spacing w:val="-4"/>
          <w:w w:val="105"/>
        </w:rPr>
        <w:t xml:space="preserve"> </w:t>
      </w:r>
      <w:r>
        <w:rPr>
          <w:w w:val="105"/>
        </w:rPr>
        <w:t>2007.</w:t>
      </w:r>
    </w:p>
    <w:p w14:paraId="38B5A64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79" w:line="268" w:lineRule="auto"/>
        <w:rPr>
          <w:w w:val="105"/>
          <w:sz w:val="20"/>
          <w:szCs w:val="20"/>
        </w:rPr>
      </w:pPr>
      <w:r>
        <w:rPr>
          <w:w w:val="110"/>
          <w:sz w:val="20"/>
          <w:szCs w:val="20"/>
        </w:rPr>
        <w:t xml:space="preserve">M. Lin, L. Xu, L. T. Yang, X. Qin, N. Zheng, Z. Wu, and M. </w:t>
      </w:r>
      <w:proofErr w:type="spellStart"/>
      <w:r>
        <w:rPr>
          <w:w w:val="110"/>
          <w:sz w:val="20"/>
          <w:szCs w:val="20"/>
        </w:rPr>
        <w:t>Qiu</w:t>
      </w:r>
      <w:proofErr w:type="spellEnd"/>
      <w:r>
        <w:rPr>
          <w:w w:val="110"/>
          <w:sz w:val="20"/>
          <w:szCs w:val="20"/>
        </w:rPr>
        <w:t>, “Static security optimization 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Trans.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on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Indust</w:t>
      </w:r>
      <w:proofErr w:type="spellEnd"/>
      <w:r>
        <w:rPr>
          <w:i/>
          <w:iCs/>
          <w:w w:val="105"/>
          <w:sz w:val="20"/>
          <w:szCs w:val="20"/>
        </w:rPr>
        <w:t>.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Info.</w:t>
      </w:r>
      <w:r>
        <w:rPr>
          <w:w w:val="105"/>
          <w:sz w:val="20"/>
          <w:szCs w:val="20"/>
        </w:rPr>
        <w:t>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5,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22–37,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2009.</w:t>
      </w:r>
    </w:p>
    <w:p w14:paraId="2BB84F6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ind w:right="11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V. </w:t>
      </w:r>
      <w:proofErr w:type="spellStart"/>
      <w:r>
        <w:rPr>
          <w:w w:val="110"/>
          <w:sz w:val="20"/>
          <w:szCs w:val="20"/>
        </w:rPr>
        <w:t>Lesi</w:t>
      </w:r>
      <w:proofErr w:type="spellEnd"/>
      <w:r>
        <w:rPr>
          <w:w w:val="110"/>
          <w:sz w:val="20"/>
          <w:szCs w:val="20"/>
        </w:rPr>
        <w:t xml:space="preserve">, I. </w:t>
      </w:r>
      <w:proofErr w:type="spellStart"/>
      <w:r>
        <w:rPr>
          <w:w w:val="110"/>
          <w:sz w:val="20"/>
          <w:szCs w:val="20"/>
        </w:rPr>
        <w:t>Jovanov</w:t>
      </w:r>
      <w:proofErr w:type="spellEnd"/>
      <w:r>
        <w:rPr>
          <w:w w:val="110"/>
          <w:sz w:val="20"/>
          <w:szCs w:val="20"/>
        </w:rPr>
        <w:t xml:space="preserve">, and M. </w:t>
      </w:r>
      <w:proofErr w:type="spellStart"/>
      <w:r>
        <w:rPr>
          <w:w w:val="110"/>
          <w:sz w:val="20"/>
          <w:szCs w:val="20"/>
        </w:rPr>
        <w:t>Pajic</w:t>
      </w:r>
      <w:proofErr w:type="spellEnd"/>
      <w:r>
        <w:rPr>
          <w:w w:val="110"/>
          <w:sz w:val="20"/>
          <w:szCs w:val="20"/>
        </w:rPr>
        <w:t xml:space="preserve">, “Network scheduling for secure cyber-physical systems,” in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53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RTSS</w:t>
      </w:r>
      <w:r>
        <w:rPr>
          <w:w w:val="110"/>
          <w:sz w:val="20"/>
          <w:szCs w:val="20"/>
        </w:rPr>
        <w:t>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2017,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45–55.</w:t>
      </w:r>
    </w:p>
    <w:p w14:paraId="58CAEDF2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ind w:right="118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V. </w:t>
      </w:r>
      <w:proofErr w:type="spellStart"/>
      <w:r>
        <w:rPr>
          <w:w w:val="105"/>
          <w:sz w:val="20"/>
          <w:szCs w:val="20"/>
        </w:rPr>
        <w:t>Lesi</w:t>
      </w:r>
      <w:proofErr w:type="spellEnd"/>
      <w:r>
        <w:rPr>
          <w:w w:val="105"/>
          <w:sz w:val="20"/>
          <w:szCs w:val="20"/>
        </w:rPr>
        <w:t xml:space="preserve">, I. </w:t>
      </w:r>
      <w:proofErr w:type="spellStart"/>
      <w:r>
        <w:rPr>
          <w:w w:val="105"/>
          <w:sz w:val="20"/>
          <w:szCs w:val="20"/>
        </w:rPr>
        <w:t>Jovanov</w:t>
      </w:r>
      <w:proofErr w:type="spellEnd"/>
      <w:r>
        <w:rPr>
          <w:w w:val="105"/>
          <w:sz w:val="20"/>
          <w:szCs w:val="20"/>
        </w:rPr>
        <w:t xml:space="preserve">, and M. </w:t>
      </w:r>
      <w:proofErr w:type="spellStart"/>
      <w:r>
        <w:rPr>
          <w:w w:val="105"/>
          <w:sz w:val="20"/>
          <w:szCs w:val="20"/>
        </w:rPr>
        <w:t>Pajic</w:t>
      </w:r>
      <w:proofErr w:type="spellEnd"/>
      <w:r>
        <w:rPr>
          <w:w w:val="105"/>
          <w:sz w:val="20"/>
          <w:szCs w:val="20"/>
        </w:rPr>
        <w:t xml:space="preserve">, “Security-aware scheduling of embedded control tasks,” </w:t>
      </w:r>
      <w:r>
        <w:rPr>
          <w:i/>
          <w:iCs/>
          <w:w w:val="105"/>
          <w:sz w:val="20"/>
          <w:szCs w:val="20"/>
        </w:rPr>
        <w:t>ACM TECS</w:t>
      </w:r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16,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188:1–188:21,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2017.</w:t>
      </w:r>
    </w:p>
    <w:p w14:paraId="7C173A5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 xml:space="preserve">S. Mohan, M.-K. Yoon, 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 xml:space="preserve">, and R. B. </w:t>
      </w:r>
      <w:proofErr w:type="spell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 “Real-time systems security through scheduler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constraints,”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9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Euromicro</w:t>
      </w:r>
      <w:proofErr w:type="spellEnd"/>
      <w:r>
        <w:rPr>
          <w:i/>
          <w:iCs/>
          <w:spacing w:val="-9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ECRTS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2014,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129–140.</w:t>
      </w:r>
    </w:p>
    <w:p w14:paraId="2226559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 xml:space="preserve">, N. </w:t>
      </w:r>
      <w:proofErr w:type="spellStart"/>
      <w:r>
        <w:rPr>
          <w:w w:val="105"/>
          <w:sz w:val="20"/>
          <w:szCs w:val="20"/>
        </w:rPr>
        <w:t>Paryab</w:t>
      </w:r>
      <w:proofErr w:type="spellEnd"/>
      <w:r>
        <w:rPr>
          <w:w w:val="105"/>
          <w:sz w:val="20"/>
          <w:szCs w:val="20"/>
        </w:rPr>
        <w:t xml:space="preserve">, M.-K. Yoon, S. </w:t>
      </w:r>
      <w:proofErr w:type="spellStart"/>
      <w:r>
        <w:rPr>
          <w:w w:val="105"/>
          <w:sz w:val="20"/>
          <w:szCs w:val="20"/>
        </w:rPr>
        <w:t>Bak</w:t>
      </w:r>
      <w:proofErr w:type="spellEnd"/>
      <w:r>
        <w:rPr>
          <w:w w:val="105"/>
          <w:sz w:val="20"/>
          <w:szCs w:val="20"/>
        </w:rPr>
        <w:t xml:space="preserve">, S. Mohan, and R. B. </w:t>
      </w:r>
      <w:proofErr w:type="spell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 “A generalized model for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preventing</w:t>
      </w:r>
      <w:r>
        <w:rPr>
          <w:spacing w:val="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information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leakage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hard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RTAS</w:t>
      </w:r>
      <w:r>
        <w:rPr>
          <w:w w:val="105"/>
          <w:sz w:val="20"/>
          <w:szCs w:val="20"/>
        </w:rPr>
        <w:t>,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2015,</w:t>
      </w:r>
      <w:r>
        <w:rPr>
          <w:spacing w:val="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271–282.</w:t>
      </w:r>
    </w:p>
    <w:p w14:paraId="33ADE250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2"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S. Mohan, M.-K. Yoon, R. </w:t>
      </w:r>
      <w:proofErr w:type="spellStart"/>
      <w:r>
        <w:rPr>
          <w:w w:val="105"/>
          <w:sz w:val="20"/>
          <w:szCs w:val="20"/>
        </w:rPr>
        <w:t>Pellizzoni</w:t>
      </w:r>
      <w:proofErr w:type="spellEnd"/>
      <w:r>
        <w:rPr>
          <w:w w:val="105"/>
          <w:sz w:val="20"/>
          <w:szCs w:val="20"/>
        </w:rPr>
        <w:t xml:space="preserve">, and R. B. </w:t>
      </w:r>
      <w:proofErr w:type="spellStart"/>
      <w:r>
        <w:rPr>
          <w:w w:val="105"/>
          <w:sz w:val="20"/>
          <w:szCs w:val="20"/>
        </w:rPr>
        <w:t>Bobba</w:t>
      </w:r>
      <w:proofErr w:type="spellEnd"/>
      <w:r>
        <w:rPr>
          <w:w w:val="105"/>
          <w:sz w:val="20"/>
          <w:szCs w:val="20"/>
        </w:rPr>
        <w:t>, “Integrating security constraints into fixed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priority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schedulers,”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Springer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RTS</w:t>
      </w:r>
      <w:r>
        <w:rPr>
          <w:w w:val="105"/>
          <w:sz w:val="20"/>
          <w:szCs w:val="20"/>
        </w:rPr>
        <w:t>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52,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5,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644–674,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2016.</w:t>
      </w:r>
    </w:p>
    <w:p w14:paraId="30CFDED8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X.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Zhang,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J.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Zhan,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Jiang,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Y.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Ma,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Jiang,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“Design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optimization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security-sensitive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mixed-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criticality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embedded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ReTiMiCS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2013.</w:t>
      </w:r>
    </w:p>
    <w:p w14:paraId="31A4DEC2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K. Jiang, P. </w:t>
      </w:r>
      <w:proofErr w:type="spellStart"/>
      <w:r>
        <w:rPr>
          <w:w w:val="110"/>
          <w:sz w:val="20"/>
          <w:szCs w:val="20"/>
        </w:rPr>
        <w:t>Eles</w:t>
      </w:r>
      <w:proofErr w:type="spellEnd"/>
      <w:r>
        <w:rPr>
          <w:w w:val="110"/>
          <w:sz w:val="20"/>
          <w:szCs w:val="20"/>
        </w:rPr>
        <w:t>, and Z. Peng, “Optimization of secure embedded systems with dynamic task sets,”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DATE</w:t>
      </w:r>
      <w:r>
        <w:rPr>
          <w:w w:val="110"/>
          <w:sz w:val="20"/>
          <w:szCs w:val="20"/>
        </w:rPr>
        <w:t>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2013,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1765–1770.</w:t>
      </w:r>
    </w:p>
    <w:p w14:paraId="1D028D9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M.-K. Yoon, S. Mohan, C.-Y. Chen, and L. Sha, “</w:t>
      </w:r>
      <w:proofErr w:type="spellStart"/>
      <w:r>
        <w:rPr>
          <w:w w:val="105"/>
          <w:sz w:val="20"/>
          <w:szCs w:val="20"/>
        </w:rPr>
        <w:t>TaskShuffler</w:t>
      </w:r>
      <w:proofErr w:type="spellEnd"/>
      <w:r>
        <w:rPr>
          <w:w w:val="105"/>
          <w:sz w:val="20"/>
          <w:szCs w:val="20"/>
        </w:rPr>
        <w:t>: A schedule randomization protocol for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obfuscation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against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timing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inference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attacks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7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RTAS</w:t>
      </w:r>
      <w:r>
        <w:rPr>
          <w:w w:val="105"/>
          <w:sz w:val="20"/>
          <w:szCs w:val="20"/>
        </w:rPr>
        <w:t>,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2016,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1–12.</w:t>
      </w:r>
    </w:p>
    <w:p w14:paraId="05FEE740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C.-Y.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Chen,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A.</w:t>
      </w:r>
      <w:r>
        <w:rPr>
          <w:spacing w:val="1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Ghassami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Mohan,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N.</w:t>
      </w:r>
      <w:r>
        <w:rPr>
          <w:spacing w:val="1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Kiyavash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“REORDER: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Securing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dynamic-</w:t>
      </w:r>
      <w:proofErr w:type="gramStart"/>
      <w:r>
        <w:rPr>
          <w:w w:val="110"/>
          <w:sz w:val="20"/>
          <w:szCs w:val="20"/>
        </w:rPr>
        <w:t xml:space="preserve">priority 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</w:t>
      </w:r>
      <w:proofErr w:type="gramEnd"/>
      <w:r>
        <w:rPr>
          <w:w w:val="110"/>
          <w:sz w:val="20"/>
          <w:szCs w:val="20"/>
        </w:rPr>
        <w:t xml:space="preserve">-time 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systems </w:t>
      </w:r>
      <w:r>
        <w:rPr>
          <w:spacing w:val="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using 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schedule </w:t>
      </w:r>
      <w:r>
        <w:rPr>
          <w:spacing w:val="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obfuscation,” 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Tech. </w:t>
      </w:r>
      <w:r>
        <w:rPr>
          <w:spacing w:val="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Rep.</w:t>
      </w:r>
      <w:proofErr w:type="gramStart"/>
      <w:r>
        <w:rPr>
          <w:w w:val="110"/>
          <w:sz w:val="20"/>
          <w:szCs w:val="20"/>
        </w:rPr>
        <w:t xml:space="preserve">, 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2019</w:t>
      </w:r>
      <w:proofErr w:type="gramEnd"/>
      <w:r>
        <w:rPr>
          <w:w w:val="110"/>
          <w:sz w:val="20"/>
          <w:szCs w:val="20"/>
        </w:rPr>
        <w:t xml:space="preserve">. 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[Online].</w:t>
      </w:r>
    </w:p>
    <w:p w14:paraId="1EFA2C5D" w14:textId="77777777" w:rsidR="00F85719" w:rsidRDefault="00D251A0">
      <w:pPr>
        <w:pStyle w:val="BodyText"/>
        <w:kinsoku w:val="0"/>
        <w:overflowPunct w:val="0"/>
        <w:spacing w:line="228" w:lineRule="exact"/>
        <w:rPr>
          <w:spacing w:val="-1"/>
          <w:w w:val="115"/>
        </w:rPr>
      </w:pPr>
      <w:r>
        <w:rPr>
          <w:spacing w:val="-1"/>
          <w:w w:val="115"/>
        </w:rPr>
        <w:t>Available:</w:t>
      </w:r>
      <w:r>
        <w:rPr>
          <w:spacing w:val="-13"/>
          <w:w w:val="115"/>
        </w:rPr>
        <w:t xml:space="preserve"> </w:t>
      </w:r>
      <w:r>
        <w:rPr>
          <w:spacing w:val="-1"/>
          <w:w w:val="115"/>
        </w:rPr>
        <w:t>https://arxiv.org/pdf/1806.01393.pdf</w:t>
      </w:r>
    </w:p>
    <w:p w14:paraId="7E84A268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79"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Hamad,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Z.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A.</w:t>
      </w:r>
      <w:r>
        <w:rPr>
          <w:spacing w:val="-8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Hammadeh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-9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Saidi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V.</w:t>
      </w:r>
      <w:r>
        <w:rPr>
          <w:spacing w:val="-9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Prevelakis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Ernst,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“Prediction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abnormal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temporal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behavior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SAC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2018,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359–367.</w:t>
      </w:r>
    </w:p>
    <w:p w14:paraId="41575995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 xml:space="preserve">J. Chen, T. </w:t>
      </w:r>
      <w:proofErr w:type="spellStart"/>
      <w:r>
        <w:rPr>
          <w:w w:val="110"/>
          <w:sz w:val="20"/>
          <w:szCs w:val="20"/>
        </w:rPr>
        <w:t>Kloda</w:t>
      </w:r>
      <w:proofErr w:type="spellEnd"/>
      <w:r>
        <w:rPr>
          <w:w w:val="110"/>
          <w:sz w:val="20"/>
          <w:szCs w:val="20"/>
        </w:rPr>
        <w:t xml:space="preserve">, A. Bansal, R. Tabish, C.-Y. Chen, B. Liu, S. Mohan, M. </w:t>
      </w:r>
      <w:proofErr w:type="spellStart"/>
      <w:r>
        <w:rPr>
          <w:w w:val="110"/>
          <w:sz w:val="20"/>
          <w:szCs w:val="20"/>
        </w:rPr>
        <w:t>Caccamo</w:t>
      </w:r>
      <w:proofErr w:type="spellEnd"/>
      <w:r>
        <w:rPr>
          <w:w w:val="110"/>
          <w:sz w:val="20"/>
          <w:szCs w:val="20"/>
        </w:rPr>
        <w:t>, and L. Sha,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</w:t>
      </w:r>
      <w:proofErr w:type="spellStart"/>
      <w:r>
        <w:rPr>
          <w:w w:val="110"/>
          <w:sz w:val="20"/>
          <w:szCs w:val="20"/>
        </w:rPr>
        <w:t>SchedGuard</w:t>
      </w:r>
      <w:proofErr w:type="spellEnd"/>
      <w:r>
        <w:rPr>
          <w:w w:val="110"/>
          <w:sz w:val="20"/>
          <w:szCs w:val="20"/>
        </w:rPr>
        <w:t xml:space="preserve">: Protecting against schedule leaks using </w:t>
      </w:r>
      <w:proofErr w:type="spellStart"/>
      <w:r>
        <w:rPr>
          <w:w w:val="110"/>
          <w:sz w:val="20"/>
          <w:szCs w:val="20"/>
        </w:rPr>
        <w:t>linux</w:t>
      </w:r>
      <w:proofErr w:type="spellEnd"/>
      <w:r>
        <w:rPr>
          <w:w w:val="110"/>
          <w:sz w:val="20"/>
          <w:szCs w:val="20"/>
        </w:rPr>
        <w:t xml:space="preserve"> containers,” in </w:t>
      </w:r>
      <w:r>
        <w:rPr>
          <w:i/>
          <w:iCs/>
          <w:w w:val="110"/>
          <w:sz w:val="20"/>
          <w:szCs w:val="20"/>
        </w:rPr>
        <w:t>IEEE RTAS</w:t>
      </w:r>
      <w:r>
        <w:rPr>
          <w:w w:val="110"/>
          <w:sz w:val="20"/>
          <w:szCs w:val="20"/>
        </w:rPr>
        <w:t>, 2021, pp.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14–26.</w:t>
      </w:r>
    </w:p>
    <w:p w14:paraId="4F146EE3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0" w:line="268" w:lineRule="auto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 xml:space="preserve">S. Mohan, S. </w:t>
      </w:r>
      <w:proofErr w:type="spellStart"/>
      <w:r>
        <w:rPr>
          <w:w w:val="105"/>
          <w:sz w:val="20"/>
          <w:szCs w:val="20"/>
        </w:rPr>
        <w:t>Bak</w:t>
      </w:r>
      <w:proofErr w:type="spellEnd"/>
      <w:r>
        <w:rPr>
          <w:w w:val="105"/>
          <w:sz w:val="20"/>
          <w:szCs w:val="20"/>
        </w:rPr>
        <w:t xml:space="preserve">, E. </w:t>
      </w:r>
      <w:proofErr w:type="spellStart"/>
      <w:r>
        <w:rPr>
          <w:w w:val="105"/>
          <w:sz w:val="20"/>
          <w:szCs w:val="20"/>
        </w:rPr>
        <w:t>Betti</w:t>
      </w:r>
      <w:proofErr w:type="spellEnd"/>
      <w:r>
        <w:rPr>
          <w:w w:val="105"/>
          <w:sz w:val="20"/>
          <w:szCs w:val="20"/>
        </w:rPr>
        <w:t xml:space="preserve">, H. Yun, L. Sha, and M. </w:t>
      </w:r>
      <w:proofErr w:type="spellStart"/>
      <w:r>
        <w:rPr>
          <w:w w:val="105"/>
          <w:sz w:val="20"/>
          <w:szCs w:val="20"/>
        </w:rPr>
        <w:t>Caccamo</w:t>
      </w:r>
      <w:proofErr w:type="spellEnd"/>
      <w:r>
        <w:rPr>
          <w:w w:val="105"/>
          <w:sz w:val="20"/>
          <w:szCs w:val="20"/>
        </w:rPr>
        <w:t>, “S3A: Secure system simplex architecture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enhanced</w:t>
      </w:r>
      <w:r>
        <w:rPr>
          <w:spacing w:val="-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robustness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cyber-physical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12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HiCoNS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2013,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65–74.</w:t>
      </w:r>
    </w:p>
    <w:p w14:paraId="5DEED86C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D. Lo, M. Ismail, T. Chen, and G. E. Suh, “Slack-aware opportunistic monitoring for real-time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RTAS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2014,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203–214.</w:t>
      </w:r>
    </w:p>
    <w:p w14:paraId="2EF19EE5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ind w:right="118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A. </w:t>
      </w:r>
      <w:proofErr w:type="spellStart"/>
      <w:r>
        <w:rPr>
          <w:w w:val="105"/>
          <w:sz w:val="20"/>
          <w:szCs w:val="20"/>
        </w:rPr>
        <w:t>Humayed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 Lin,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 xml:space="preserve">F. </w:t>
      </w:r>
      <w:proofErr w:type="gramStart"/>
      <w:r>
        <w:rPr>
          <w:w w:val="105"/>
          <w:sz w:val="20"/>
          <w:szCs w:val="20"/>
        </w:rPr>
        <w:t>Li,  and</w:t>
      </w:r>
      <w:proofErr w:type="gramEnd"/>
      <w:r>
        <w:rPr>
          <w:w w:val="105"/>
          <w:sz w:val="20"/>
          <w:szCs w:val="20"/>
        </w:rPr>
        <w:t xml:space="preserve"> B. Luo,  “Cyber-physical systems security – A survey,”  </w:t>
      </w:r>
      <w:r>
        <w:rPr>
          <w:i/>
          <w:iCs/>
          <w:w w:val="105"/>
          <w:sz w:val="20"/>
          <w:szCs w:val="20"/>
        </w:rPr>
        <w:t>IEEE IoT J.</w:t>
      </w:r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4,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6,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1802–1831,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2017.</w:t>
      </w:r>
    </w:p>
    <w:p w14:paraId="0669941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Y. Yang, L. Wu, G. Yin, L. Li, and H. Zhao, “A survey on security and privacy issues in Internet-of-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Things,”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IoT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J.</w:t>
      </w:r>
      <w:r>
        <w:rPr>
          <w:w w:val="105"/>
          <w:sz w:val="20"/>
          <w:szCs w:val="20"/>
        </w:rPr>
        <w:t>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4,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5,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1250–1258,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2017.</w:t>
      </w:r>
    </w:p>
    <w:p w14:paraId="1B638C4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M.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Ammar,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G.</w:t>
      </w:r>
      <w:r>
        <w:rPr>
          <w:spacing w:val="1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Russello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B.</w:t>
      </w:r>
      <w:r>
        <w:rPr>
          <w:spacing w:val="1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Crispo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“Internet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of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Things: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survey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on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the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security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of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IoT</w:t>
      </w:r>
      <w:r>
        <w:rPr>
          <w:spacing w:val="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frameworks,”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Elsevier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J.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of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Inf.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Sec.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&amp;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App.</w:t>
      </w:r>
      <w:r>
        <w:rPr>
          <w:w w:val="105"/>
          <w:sz w:val="20"/>
          <w:szCs w:val="20"/>
        </w:rPr>
        <w:t>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38,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8–27,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2018.</w:t>
      </w:r>
    </w:p>
    <w:p w14:paraId="550949AC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ind w:right="118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S. Pinto and N. Santos, “Demystifying ARM TrustZone: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 xml:space="preserve">A comprehensive survey,” </w:t>
      </w:r>
      <w:r>
        <w:rPr>
          <w:i/>
          <w:iCs/>
          <w:w w:val="110"/>
          <w:sz w:val="20"/>
          <w:szCs w:val="20"/>
        </w:rPr>
        <w:t>ACM CSUR</w:t>
      </w:r>
      <w:r>
        <w:rPr>
          <w:w w:val="110"/>
          <w:sz w:val="20"/>
          <w:szCs w:val="20"/>
        </w:rPr>
        <w:t>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51,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130,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2019.</w:t>
      </w:r>
    </w:p>
    <w:p w14:paraId="605C2911" w14:textId="77777777" w:rsidR="00F85719" w:rsidRDefault="00F85719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ind w:right="118"/>
        <w:rPr>
          <w:w w:val="110"/>
          <w:sz w:val="20"/>
          <w:szCs w:val="20"/>
        </w:rPr>
        <w:sectPr w:rsidR="00F85719"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4AA06C5C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72" w:line="268" w:lineRule="auto"/>
        <w:ind w:right="118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lastRenderedPageBreak/>
        <w:t>W.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Li,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Chen,</w:t>
      </w:r>
      <w:r>
        <w:rPr>
          <w:spacing w:val="3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Chen,</w:t>
      </w:r>
      <w:r>
        <w:rPr>
          <w:spacing w:val="3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“Research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on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ARM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TrustZone,”</w:t>
      </w:r>
      <w:r>
        <w:rPr>
          <w:spacing w:val="3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ACM</w:t>
      </w:r>
      <w:r>
        <w:rPr>
          <w:i/>
          <w:iCs/>
          <w:spacing w:val="27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GetMobile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3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22,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3,</w:t>
      </w:r>
      <w:r>
        <w:rPr>
          <w:spacing w:val="3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4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17–22,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2019.</w:t>
      </w:r>
    </w:p>
    <w:p w14:paraId="0769D09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S.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Mohan,</w:t>
      </w:r>
      <w:r>
        <w:rPr>
          <w:spacing w:val="1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“Worst-case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execution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time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analysis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policies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deeply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embedded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ACM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SIGBED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Review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8,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2008.</w:t>
      </w:r>
    </w:p>
    <w:p w14:paraId="0173785D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2" w:line="268" w:lineRule="auto"/>
        <w:jc w:val="left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>V.</w:t>
      </w:r>
      <w:r>
        <w:rPr>
          <w:spacing w:val="1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Nelis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</w:t>
      </w:r>
      <w:r>
        <w:rPr>
          <w:spacing w:val="1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Goossens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B.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Andersson,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“Two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protocols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for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scheduling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multi-mode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upon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identical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multiprocessor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platforms,”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EUROMICRO</w:t>
      </w:r>
      <w:r>
        <w:rPr>
          <w:i/>
          <w:iCs/>
          <w:spacing w:val="-10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ECRTS</w:t>
      </w:r>
      <w:r>
        <w:rPr>
          <w:w w:val="110"/>
          <w:sz w:val="20"/>
          <w:szCs w:val="20"/>
        </w:rPr>
        <w:t>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2009,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151–160.</w:t>
      </w:r>
    </w:p>
    <w:p w14:paraId="45DD3CE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P.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1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Yomsi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2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V.</w:t>
      </w:r>
      <w:r>
        <w:rPr>
          <w:spacing w:val="1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Nelis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J.</w:t>
      </w:r>
      <w:r>
        <w:rPr>
          <w:spacing w:val="1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Goossens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1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“Scheduling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multi-mode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upon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uniform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multiprocessor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platforms,”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ETFA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2010,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1–8.</w:t>
      </w:r>
    </w:p>
    <w:p w14:paraId="5376882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H.</w:t>
      </w:r>
      <w:r>
        <w:rPr>
          <w:spacing w:val="27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Baek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4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K.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Shin,</w:t>
      </w:r>
      <w:r>
        <w:rPr>
          <w:spacing w:val="4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Lee,</w:t>
      </w:r>
      <w:r>
        <w:rPr>
          <w:spacing w:val="4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“Response-time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analysis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for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multi-mode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tasks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2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spacing w:val="-1"/>
          <w:w w:val="105"/>
          <w:sz w:val="20"/>
          <w:szCs w:val="20"/>
        </w:rPr>
        <w:t>multiprocessor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systems,”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Access</w:t>
      </w:r>
      <w:r>
        <w:rPr>
          <w:w w:val="105"/>
          <w:sz w:val="20"/>
          <w:szCs w:val="20"/>
        </w:rPr>
        <w:t>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vol.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8,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86</w:t>
      </w:r>
      <w:r>
        <w:rPr>
          <w:spacing w:val="-2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111–86</w:t>
      </w:r>
      <w:r>
        <w:rPr>
          <w:spacing w:val="-1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129,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2020.</w:t>
      </w:r>
    </w:p>
    <w:p w14:paraId="0552B08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ind w:right="0" w:hanging="533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S.</w:t>
      </w:r>
      <w:r>
        <w:rPr>
          <w:spacing w:val="-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Boyd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L.</w:t>
      </w:r>
      <w:r>
        <w:rPr>
          <w:spacing w:val="-5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Vandenberghe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Convex</w:t>
      </w:r>
      <w:r>
        <w:rPr>
          <w:i/>
          <w:iCs/>
          <w:spacing w:val="-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optimization</w:t>
      </w:r>
      <w:r>
        <w:rPr>
          <w:w w:val="105"/>
          <w:sz w:val="20"/>
          <w:szCs w:val="20"/>
        </w:rPr>
        <w:t>,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2004.</w:t>
      </w:r>
    </w:p>
    <w:p w14:paraId="504B6C95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 w:line="268" w:lineRule="auto"/>
        <w:ind w:right="118"/>
        <w:jc w:val="left"/>
        <w:rPr>
          <w:w w:val="110"/>
          <w:sz w:val="20"/>
          <w:szCs w:val="20"/>
        </w:rPr>
      </w:pPr>
      <w:r>
        <w:rPr>
          <w:w w:val="105"/>
          <w:sz w:val="20"/>
          <w:szCs w:val="20"/>
        </w:rPr>
        <w:t>S.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Boyd,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S.-J.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Kim,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L.</w:t>
      </w:r>
      <w:r>
        <w:rPr>
          <w:spacing w:val="1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Vandenberghe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A.</w:t>
      </w:r>
      <w:r>
        <w:rPr>
          <w:spacing w:val="1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Hassibi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“A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tutorial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on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geometric</w:t>
      </w:r>
      <w:r>
        <w:rPr>
          <w:spacing w:val="1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programming,”</w:t>
      </w:r>
      <w:r>
        <w:rPr>
          <w:spacing w:val="1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Opt.</w:t>
      </w:r>
      <w:r>
        <w:rPr>
          <w:i/>
          <w:iCs/>
          <w:spacing w:val="1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&amp;</w:t>
      </w:r>
      <w:r>
        <w:rPr>
          <w:i/>
          <w:iCs/>
          <w:spacing w:val="-49"/>
          <w:w w:val="105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Eng.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vol.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8,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no.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1,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67–127,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2007.</w:t>
      </w:r>
    </w:p>
    <w:p w14:paraId="789170C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L.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Fu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3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R.</w:t>
      </w:r>
      <w:r>
        <w:rPr>
          <w:spacing w:val="3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Schwebel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3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“Real-time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Linux</w:t>
      </w:r>
      <w:r>
        <w:rPr>
          <w:spacing w:val="3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wiki,”</w:t>
      </w:r>
      <w:r>
        <w:rPr>
          <w:spacing w:val="3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https://rt.wiki.kernel.org/index.php/rt_preempt_</w:t>
      </w:r>
      <w:r>
        <w:rPr>
          <w:spacing w:val="-52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howto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[Online].</w:t>
      </w:r>
    </w:p>
    <w:p w14:paraId="7EA0B4F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28" w:line="268" w:lineRule="auto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J.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1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Calandrino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H.</w:t>
      </w:r>
      <w:r>
        <w:rPr>
          <w:spacing w:val="1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Leontyev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1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A.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Block,</w:t>
      </w:r>
      <w:r>
        <w:rPr>
          <w:spacing w:val="1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U.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C.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Devi,</w:t>
      </w:r>
      <w:r>
        <w:rPr>
          <w:spacing w:val="1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H.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Anderson,</w:t>
      </w:r>
      <w:r>
        <w:rPr>
          <w:spacing w:val="1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“LITMUS</w:t>
      </w:r>
      <w:r>
        <w:rPr>
          <w:w w:val="105"/>
          <w:position w:val="7"/>
          <w:sz w:val="15"/>
          <w:szCs w:val="15"/>
        </w:rPr>
        <w:t>RT</w:t>
      </w:r>
      <w:r>
        <w:rPr>
          <w:w w:val="105"/>
          <w:sz w:val="20"/>
          <w:szCs w:val="20"/>
        </w:rPr>
        <w:t>:</w:t>
      </w:r>
      <w:r>
        <w:rPr>
          <w:spacing w:val="3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</w:t>
      </w:r>
      <w:r>
        <w:rPr>
          <w:spacing w:val="1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testbed</w:t>
      </w:r>
      <w:r>
        <w:rPr>
          <w:spacing w:val="1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for</w:t>
      </w:r>
      <w:r>
        <w:rPr>
          <w:spacing w:val="-49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empirically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comparing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multiprocessor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schedulers,”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7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RTSS</w:t>
      </w:r>
      <w:r>
        <w:rPr>
          <w:w w:val="105"/>
          <w:sz w:val="20"/>
          <w:szCs w:val="20"/>
        </w:rPr>
        <w:t>,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2006,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7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111–126.</w:t>
      </w:r>
    </w:p>
    <w:p w14:paraId="764C7CB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-4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Sabt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M.</w:t>
      </w:r>
      <w:r>
        <w:rPr>
          <w:spacing w:val="-4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Achemlal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A.</w:t>
      </w:r>
      <w:r>
        <w:rPr>
          <w:spacing w:val="-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Bouabdallah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“Trusted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execution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environment:</w:t>
      </w:r>
      <w:r>
        <w:rPr>
          <w:spacing w:val="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What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it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is,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what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it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is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not,”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10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Trustcom</w:t>
      </w:r>
      <w:proofErr w:type="spellEnd"/>
      <w:r>
        <w:rPr>
          <w:i/>
          <w:iCs/>
          <w:w w:val="110"/>
          <w:sz w:val="20"/>
          <w:szCs w:val="20"/>
        </w:rPr>
        <w:t>/</w:t>
      </w:r>
      <w:r>
        <w:rPr>
          <w:i/>
          <w:iCs/>
          <w:spacing w:val="-10"/>
          <w:w w:val="110"/>
          <w:sz w:val="20"/>
          <w:szCs w:val="20"/>
        </w:rPr>
        <w:t xml:space="preserve"> </w:t>
      </w:r>
      <w:proofErr w:type="spellStart"/>
      <w:r>
        <w:rPr>
          <w:i/>
          <w:iCs/>
          <w:w w:val="110"/>
          <w:sz w:val="20"/>
          <w:szCs w:val="20"/>
        </w:rPr>
        <w:t>BigDataSE</w:t>
      </w:r>
      <w:proofErr w:type="spellEnd"/>
      <w:r>
        <w:rPr>
          <w:i/>
          <w:iCs/>
          <w:w w:val="110"/>
          <w:sz w:val="20"/>
          <w:szCs w:val="20"/>
        </w:rPr>
        <w:t>/ISPA</w:t>
      </w:r>
      <w:r>
        <w:rPr>
          <w:w w:val="110"/>
          <w:sz w:val="20"/>
          <w:szCs w:val="20"/>
        </w:rPr>
        <w:t>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2015,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57–64.</w:t>
      </w:r>
    </w:p>
    <w:p w14:paraId="6F596FD7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52"/>
        <w:ind w:right="0" w:hanging="533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V.</w:t>
      </w:r>
      <w:r>
        <w:rPr>
          <w:spacing w:val="-2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Costan</w:t>
      </w:r>
      <w:proofErr w:type="spellEnd"/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Devadas,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“Intel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SGX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Explained,”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IACR</w:t>
      </w:r>
      <w:r>
        <w:rPr>
          <w:i/>
          <w:iCs/>
          <w:spacing w:val="-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Crypt.</w:t>
      </w:r>
      <w:r>
        <w:rPr>
          <w:i/>
          <w:iCs/>
          <w:spacing w:val="-2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ePrint</w:t>
      </w:r>
      <w:proofErr w:type="spellEnd"/>
      <w:r>
        <w:rPr>
          <w:i/>
          <w:iCs/>
          <w:spacing w:val="-1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Arch.</w:t>
      </w:r>
      <w:r>
        <w:rPr>
          <w:w w:val="105"/>
          <w:sz w:val="20"/>
          <w:szCs w:val="20"/>
        </w:rPr>
        <w:t>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no.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086,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1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1–118,</w:t>
      </w:r>
      <w:r>
        <w:rPr>
          <w:spacing w:val="-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2016.</w:t>
      </w:r>
    </w:p>
    <w:p w14:paraId="55247295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79"/>
        <w:ind w:right="0" w:hanging="533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C.</w:t>
      </w:r>
      <w:r>
        <w:rPr>
          <w:spacing w:val="-5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Garlati</w:t>
      </w:r>
      <w:proofErr w:type="spellEnd"/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S.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Pinto,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“Secure</w:t>
      </w:r>
      <w:r>
        <w:rPr>
          <w:spacing w:val="-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iot</w:t>
      </w:r>
      <w:proofErr w:type="spellEnd"/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firmware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for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RISC-V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processors,”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5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Emb</w:t>
      </w:r>
      <w:proofErr w:type="spellEnd"/>
      <w:r>
        <w:rPr>
          <w:i/>
          <w:iCs/>
          <w:w w:val="105"/>
          <w:sz w:val="20"/>
          <w:szCs w:val="20"/>
        </w:rPr>
        <w:t>.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proofErr w:type="spellStart"/>
      <w:r>
        <w:rPr>
          <w:i/>
          <w:iCs/>
          <w:w w:val="105"/>
          <w:sz w:val="20"/>
          <w:szCs w:val="20"/>
        </w:rPr>
        <w:t>Wor</w:t>
      </w:r>
      <w:proofErr w:type="spellEnd"/>
      <w:r>
        <w:rPr>
          <w:i/>
          <w:iCs/>
          <w:w w:val="105"/>
          <w:sz w:val="20"/>
          <w:szCs w:val="20"/>
        </w:rPr>
        <w:t>.</w:t>
      </w:r>
      <w:r>
        <w:rPr>
          <w:i/>
          <w:iCs/>
          <w:spacing w:val="-4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Conf.</w:t>
      </w:r>
      <w:r>
        <w:rPr>
          <w:w w:val="105"/>
          <w:sz w:val="20"/>
          <w:szCs w:val="20"/>
        </w:rPr>
        <w:t>,</w:t>
      </w:r>
      <w:r>
        <w:rPr>
          <w:spacing w:val="-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2022,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-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1–4.</w:t>
      </w:r>
    </w:p>
    <w:p w14:paraId="724C921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“Open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Portable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Trusted</w:t>
      </w:r>
      <w:r>
        <w:rPr>
          <w:spacing w:val="2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Execution</w:t>
      </w:r>
      <w:r>
        <w:rPr>
          <w:spacing w:val="2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Environment,”</w:t>
      </w:r>
      <w:r>
        <w:rPr>
          <w:spacing w:val="24"/>
          <w:w w:val="110"/>
          <w:sz w:val="20"/>
          <w:szCs w:val="20"/>
        </w:rPr>
        <w:t xml:space="preserve"> </w:t>
      </w:r>
      <w:hyperlink r:id="rId100" w:history="1">
        <w:r>
          <w:rPr>
            <w:w w:val="110"/>
            <w:sz w:val="20"/>
            <w:szCs w:val="20"/>
          </w:rPr>
          <w:t>https://www</w:t>
        </w:r>
      </w:hyperlink>
      <w:r>
        <w:rPr>
          <w:w w:val="110"/>
          <w:sz w:val="20"/>
          <w:szCs w:val="20"/>
        </w:rPr>
        <w:t>.op-</w:t>
      </w:r>
      <w:hyperlink r:id="rId101" w:history="1">
        <w:proofErr w:type="gramStart"/>
        <w:r>
          <w:rPr>
            <w:w w:val="110"/>
            <w:sz w:val="20"/>
            <w:szCs w:val="20"/>
          </w:rPr>
          <w:t>tee.or</w:t>
        </w:r>
        <w:proofErr w:type="gramEnd"/>
      </w:hyperlink>
      <w:r>
        <w:rPr>
          <w:w w:val="110"/>
          <w:sz w:val="20"/>
          <w:szCs w:val="20"/>
        </w:rPr>
        <w:t>g/.</w:t>
      </w:r>
    </w:p>
    <w:p w14:paraId="7E8EA0D9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Mohan,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R.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B.</w:t>
      </w:r>
      <w:r>
        <w:rPr>
          <w:spacing w:val="-5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Bobba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R.</w:t>
      </w:r>
      <w:r>
        <w:rPr>
          <w:spacing w:val="-5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Pellizzoni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“A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server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model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integrate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tasks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into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fixed-priority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systems,”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IEEE</w:t>
      </w:r>
      <w:r>
        <w:rPr>
          <w:i/>
          <w:iCs/>
          <w:spacing w:val="-8"/>
          <w:w w:val="110"/>
          <w:sz w:val="20"/>
          <w:szCs w:val="20"/>
        </w:rPr>
        <w:t xml:space="preserve"> </w:t>
      </w:r>
      <w:r>
        <w:rPr>
          <w:i/>
          <w:iCs/>
          <w:w w:val="110"/>
          <w:sz w:val="20"/>
          <w:szCs w:val="20"/>
        </w:rPr>
        <w:t>CERTS</w:t>
      </w:r>
      <w:r>
        <w:rPr>
          <w:w w:val="110"/>
          <w:sz w:val="20"/>
          <w:szCs w:val="20"/>
        </w:rPr>
        <w:t>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2016,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pp.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61–68.</w:t>
      </w:r>
    </w:p>
    <w:p w14:paraId="40BDB31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ind w:right="0" w:hanging="533"/>
        <w:jc w:val="left"/>
        <w:rPr>
          <w:w w:val="115"/>
          <w:sz w:val="20"/>
          <w:szCs w:val="20"/>
        </w:rPr>
      </w:pPr>
      <w:r>
        <w:rPr>
          <w:w w:val="115"/>
          <w:sz w:val="20"/>
          <w:szCs w:val="20"/>
        </w:rPr>
        <w:t>“UP</w:t>
      </w:r>
      <w:r>
        <w:rPr>
          <w:spacing w:val="-9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Xtreme</w:t>
      </w:r>
      <w:r>
        <w:rPr>
          <w:spacing w:val="-8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Series,”</w:t>
      </w:r>
      <w:r>
        <w:rPr>
          <w:spacing w:val="-8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https://up-shop.org/up-xtreme-series.html/.</w:t>
      </w:r>
    </w:p>
    <w:p w14:paraId="488D83B4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/>
        <w:ind w:right="0" w:hanging="533"/>
        <w:jc w:val="left"/>
        <w:rPr>
          <w:w w:val="115"/>
          <w:sz w:val="20"/>
          <w:szCs w:val="20"/>
        </w:rPr>
      </w:pPr>
      <w:r>
        <w:rPr>
          <w:w w:val="115"/>
          <w:sz w:val="20"/>
          <w:szCs w:val="20"/>
        </w:rPr>
        <w:t>“Raspberry</w:t>
      </w:r>
      <w:r>
        <w:rPr>
          <w:spacing w:val="16"/>
          <w:w w:val="115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Pi,”</w:t>
      </w:r>
      <w:r>
        <w:rPr>
          <w:spacing w:val="16"/>
          <w:w w:val="115"/>
          <w:sz w:val="20"/>
          <w:szCs w:val="20"/>
        </w:rPr>
        <w:t xml:space="preserve"> </w:t>
      </w:r>
      <w:hyperlink r:id="rId102" w:history="1">
        <w:r>
          <w:rPr>
            <w:w w:val="115"/>
            <w:sz w:val="20"/>
            <w:szCs w:val="20"/>
          </w:rPr>
          <w:t>https://www.raspberrypi.or</w:t>
        </w:r>
      </w:hyperlink>
      <w:r>
        <w:rPr>
          <w:w w:val="115"/>
          <w:sz w:val="20"/>
          <w:szCs w:val="20"/>
        </w:rPr>
        <w:t>g/pr</w:t>
      </w:r>
      <w:hyperlink r:id="rId103" w:history="1">
        <w:r>
          <w:rPr>
            <w:w w:val="115"/>
            <w:sz w:val="20"/>
            <w:szCs w:val="20"/>
          </w:rPr>
          <w:t>oducts/raspberry-</w:t>
        </w:r>
      </w:hyperlink>
      <w:r>
        <w:rPr>
          <w:w w:val="115"/>
          <w:sz w:val="20"/>
          <w:szCs w:val="20"/>
        </w:rPr>
        <w:t>pi-</w:t>
      </w:r>
      <w:hyperlink r:id="rId104" w:history="1">
        <w:r>
          <w:rPr>
            <w:w w:val="115"/>
            <w:sz w:val="20"/>
            <w:szCs w:val="20"/>
          </w:rPr>
          <w:t>4-model-b/.</w:t>
        </w:r>
      </w:hyperlink>
    </w:p>
    <w:p w14:paraId="78026941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 w:line="268" w:lineRule="auto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>F.</w:t>
      </w:r>
      <w:r>
        <w:rPr>
          <w:spacing w:val="4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Nemer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H.</w:t>
      </w:r>
      <w:r>
        <w:rPr>
          <w:spacing w:val="4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Cassé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P.</w:t>
      </w:r>
      <w:r>
        <w:rPr>
          <w:spacing w:val="45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Sainrat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J.-P.</w:t>
      </w:r>
      <w:r>
        <w:rPr>
          <w:spacing w:val="4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Bahsoun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and</w:t>
      </w:r>
      <w:r>
        <w:rPr>
          <w:spacing w:val="4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M.</w:t>
      </w:r>
      <w:r>
        <w:rPr>
          <w:spacing w:val="4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De</w:t>
      </w:r>
      <w:r>
        <w:rPr>
          <w:spacing w:val="44"/>
          <w:w w:val="105"/>
          <w:sz w:val="20"/>
          <w:szCs w:val="20"/>
        </w:rPr>
        <w:t xml:space="preserve"> </w:t>
      </w:r>
      <w:proofErr w:type="spellStart"/>
      <w:r>
        <w:rPr>
          <w:w w:val="105"/>
          <w:sz w:val="20"/>
          <w:szCs w:val="20"/>
        </w:rPr>
        <w:t>Michiel</w:t>
      </w:r>
      <w:proofErr w:type="spellEnd"/>
      <w:r>
        <w:rPr>
          <w:w w:val="105"/>
          <w:sz w:val="20"/>
          <w:szCs w:val="20"/>
        </w:rPr>
        <w:t>,</w:t>
      </w:r>
      <w:r>
        <w:rPr>
          <w:spacing w:val="2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“</w:t>
      </w:r>
      <w:proofErr w:type="spellStart"/>
      <w:r>
        <w:rPr>
          <w:w w:val="105"/>
          <w:sz w:val="20"/>
          <w:szCs w:val="20"/>
        </w:rPr>
        <w:t>Papabench</w:t>
      </w:r>
      <w:proofErr w:type="spellEnd"/>
      <w:r>
        <w:rPr>
          <w:w w:val="105"/>
          <w:sz w:val="20"/>
          <w:szCs w:val="20"/>
        </w:rPr>
        <w:t>:</w:t>
      </w:r>
      <w:r>
        <w:rPr>
          <w:spacing w:val="48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a</w:t>
      </w:r>
      <w:r>
        <w:rPr>
          <w:spacing w:val="4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free</w:t>
      </w:r>
      <w:r>
        <w:rPr>
          <w:spacing w:val="44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real-time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benchmark,”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EUROMICRO</w:t>
      </w:r>
      <w:r>
        <w:rPr>
          <w:i/>
          <w:iCs/>
          <w:spacing w:val="-3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WCET</w:t>
      </w:r>
      <w:r>
        <w:rPr>
          <w:w w:val="105"/>
          <w:sz w:val="20"/>
          <w:szCs w:val="20"/>
        </w:rPr>
        <w:t>,</w:t>
      </w:r>
      <w:r>
        <w:rPr>
          <w:spacing w:val="-3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2006.</w:t>
      </w:r>
    </w:p>
    <w:p w14:paraId="0F8CCCCA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line="268" w:lineRule="auto"/>
        <w:jc w:val="left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t xml:space="preserve">M. R. </w:t>
      </w:r>
      <w:proofErr w:type="spellStart"/>
      <w:r>
        <w:rPr>
          <w:w w:val="105"/>
          <w:sz w:val="20"/>
          <w:szCs w:val="20"/>
        </w:rPr>
        <w:t>Guthaus</w:t>
      </w:r>
      <w:proofErr w:type="spellEnd"/>
      <w:r>
        <w:rPr>
          <w:w w:val="105"/>
          <w:sz w:val="20"/>
          <w:szCs w:val="20"/>
        </w:rPr>
        <w:t xml:space="preserve">, J. S. </w:t>
      </w:r>
      <w:proofErr w:type="spellStart"/>
      <w:r>
        <w:rPr>
          <w:w w:val="105"/>
          <w:sz w:val="20"/>
          <w:szCs w:val="20"/>
        </w:rPr>
        <w:t>Ringenberg</w:t>
      </w:r>
      <w:proofErr w:type="spellEnd"/>
      <w:r>
        <w:rPr>
          <w:w w:val="105"/>
          <w:sz w:val="20"/>
          <w:szCs w:val="20"/>
        </w:rPr>
        <w:t xml:space="preserve">, D. Ernst, T. M. Austin, T. </w:t>
      </w:r>
      <w:proofErr w:type="spellStart"/>
      <w:r>
        <w:rPr>
          <w:w w:val="105"/>
          <w:sz w:val="20"/>
          <w:szCs w:val="20"/>
        </w:rPr>
        <w:t>Mudge</w:t>
      </w:r>
      <w:proofErr w:type="spellEnd"/>
      <w:r>
        <w:rPr>
          <w:w w:val="105"/>
          <w:sz w:val="20"/>
          <w:szCs w:val="20"/>
        </w:rPr>
        <w:t>, and R. B. Brown, “</w:t>
      </w:r>
      <w:proofErr w:type="spellStart"/>
      <w:r>
        <w:rPr>
          <w:w w:val="105"/>
          <w:sz w:val="20"/>
          <w:szCs w:val="20"/>
        </w:rPr>
        <w:t>Mibench</w:t>
      </w:r>
      <w:proofErr w:type="spellEnd"/>
      <w:r>
        <w:rPr>
          <w:w w:val="105"/>
          <w:sz w:val="20"/>
          <w:szCs w:val="20"/>
        </w:rPr>
        <w:t>: A free,</w:t>
      </w:r>
      <w:r>
        <w:rPr>
          <w:spacing w:val="-50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commercially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representative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embedded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benchmark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suite,”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in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IEEE</w:t>
      </w:r>
      <w:r>
        <w:rPr>
          <w:i/>
          <w:iCs/>
          <w:spacing w:val="5"/>
          <w:w w:val="105"/>
          <w:sz w:val="20"/>
          <w:szCs w:val="20"/>
        </w:rPr>
        <w:t xml:space="preserve"> </w:t>
      </w:r>
      <w:r>
        <w:rPr>
          <w:i/>
          <w:iCs/>
          <w:w w:val="105"/>
          <w:sz w:val="20"/>
          <w:szCs w:val="20"/>
        </w:rPr>
        <w:t>WWC-4</w:t>
      </w:r>
      <w:r>
        <w:rPr>
          <w:w w:val="105"/>
          <w:sz w:val="20"/>
          <w:szCs w:val="20"/>
        </w:rPr>
        <w:t>,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2001,</w:t>
      </w:r>
      <w:r>
        <w:rPr>
          <w:spacing w:val="6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pp.</w:t>
      </w:r>
      <w:r>
        <w:rPr>
          <w:spacing w:val="5"/>
          <w:w w:val="105"/>
          <w:sz w:val="20"/>
          <w:szCs w:val="20"/>
        </w:rPr>
        <w:t xml:space="preserve"> </w:t>
      </w:r>
      <w:r>
        <w:rPr>
          <w:w w:val="105"/>
          <w:sz w:val="20"/>
          <w:szCs w:val="20"/>
        </w:rPr>
        <w:t>3–14.</w:t>
      </w:r>
    </w:p>
    <w:p w14:paraId="279923B2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“EEMBC</w:t>
      </w:r>
      <w:r>
        <w:rPr>
          <w:spacing w:val="1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MultiBench</w:t>
      </w:r>
      <w:proofErr w:type="spellEnd"/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Multicore</w:t>
      </w:r>
      <w:r>
        <w:rPr>
          <w:spacing w:val="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Benchmark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Suite,”</w:t>
      </w:r>
      <w:r>
        <w:rPr>
          <w:spacing w:val="14"/>
          <w:w w:val="110"/>
          <w:sz w:val="20"/>
          <w:szCs w:val="20"/>
        </w:rPr>
        <w:t xml:space="preserve"> </w:t>
      </w:r>
      <w:hyperlink r:id="rId105" w:history="1">
        <w:r>
          <w:rPr>
            <w:w w:val="110"/>
            <w:sz w:val="20"/>
            <w:szCs w:val="20"/>
          </w:rPr>
          <w:t>https://www.eembc.org/multibench/.</w:t>
        </w:r>
      </w:hyperlink>
    </w:p>
    <w:p w14:paraId="38FB33FD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/>
        <w:ind w:right="0" w:hanging="533"/>
        <w:jc w:val="left"/>
        <w:rPr>
          <w:spacing w:val="-1"/>
          <w:w w:val="115"/>
          <w:sz w:val="20"/>
          <w:szCs w:val="20"/>
        </w:rPr>
      </w:pPr>
      <w:r>
        <w:rPr>
          <w:spacing w:val="-1"/>
          <w:w w:val="115"/>
          <w:sz w:val="20"/>
          <w:szCs w:val="20"/>
        </w:rPr>
        <w:t>“</w:t>
      </w:r>
      <w:proofErr w:type="spellStart"/>
      <w:r>
        <w:rPr>
          <w:spacing w:val="-1"/>
          <w:w w:val="115"/>
          <w:sz w:val="20"/>
          <w:szCs w:val="20"/>
        </w:rPr>
        <w:t>MonsterBorg</w:t>
      </w:r>
      <w:proofErr w:type="spellEnd"/>
      <w:r>
        <w:rPr>
          <w:spacing w:val="-11"/>
          <w:w w:val="115"/>
          <w:sz w:val="20"/>
          <w:szCs w:val="20"/>
        </w:rPr>
        <w:t xml:space="preserve"> </w:t>
      </w:r>
      <w:r>
        <w:rPr>
          <w:spacing w:val="-1"/>
          <w:w w:val="115"/>
          <w:sz w:val="20"/>
          <w:szCs w:val="20"/>
        </w:rPr>
        <w:t>Raspberry</w:t>
      </w:r>
      <w:r>
        <w:rPr>
          <w:spacing w:val="-10"/>
          <w:w w:val="115"/>
          <w:sz w:val="20"/>
          <w:szCs w:val="20"/>
        </w:rPr>
        <w:t xml:space="preserve"> </w:t>
      </w:r>
      <w:r>
        <w:rPr>
          <w:spacing w:val="-1"/>
          <w:w w:val="115"/>
          <w:sz w:val="20"/>
          <w:szCs w:val="20"/>
        </w:rPr>
        <w:t>Pi</w:t>
      </w:r>
      <w:r>
        <w:rPr>
          <w:spacing w:val="-10"/>
          <w:w w:val="115"/>
          <w:sz w:val="20"/>
          <w:szCs w:val="20"/>
        </w:rPr>
        <w:t xml:space="preserve"> </w:t>
      </w:r>
      <w:r>
        <w:rPr>
          <w:spacing w:val="-1"/>
          <w:w w:val="115"/>
          <w:sz w:val="20"/>
          <w:szCs w:val="20"/>
        </w:rPr>
        <w:t>robot,”</w:t>
      </w:r>
      <w:r>
        <w:rPr>
          <w:spacing w:val="-10"/>
          <w:w w:val="115"/>
          <w:sz w:val="20"/>
          <w:szCs w:val="20"/>
        </w:rPr>
        <w:t xml:space="preserve"> </w:t>
      </w:r>
      <w:hyperlink r:id="rId106" w:history="1">
        <w:r>
          <w:rPr>
            <w:spacing w:val="-1"/>
            <w:w w:val="115"/>
            <w:sz w:val="20"/>
            <w:szCs w:val="20"/>
          </w:rPr>
          <w:t>https://www</w:t>
        </w:r>
      </w:hyperlink>
      <w:r>
        <w:rPr>
          <w:spacing w:val="-1"/>
          <w:w w:val="115"/>
          <w:sz w:val="20"/>
          <w:szCs w:val="20"/>
        </w:rPr>
        <w:t>.pibor</w:t>
      </w:r>
      <w:hyperlink r:id="rId107" w:history="1">
        <w:r>
          <w:rPr>
            <w:spacing w:val="-1"/>
            <w:w w:val="115"/>
            <w:sz w:val="20"/>
            <w:szCs w:val="20"/>
          </w:rPr>
          <w:t>g.org/robots-1/monsterbor</w:t>
        </w:r>
      </w:hyperlink>
      <w:r>
        <w:rPr>
          <w:spacing w:val="-1"/>
          <w:w w:val="115"/>
          <w:sz w:val="20"/>
          <w:szCs w:val="20"/>
        </w:rPr>
        <w:t>g.</w:t>
      </w:r>
    </w:p>
    <w:p w14:paraId="18063FF6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“ROT3U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6DOF</w:t>
      </w:r>
      <w:r>
        <w:rPr>
          <w:spacing w:val="33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aluminium</w:t>
      </w:r>
      <w:proofErr w:type="spellEnd"/>
      <w:r>
        <w:rPr>
          <w:spacing w:val="3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robot</w:t>
      </w:r>
      <w:r>
        <w:rPr>
          <w:spacing w:val="3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arm,”</w:t>
      </w:r>
      <w:r>
        <w:rPr>
          <w:spacing w:val="3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https://github.com/stawo/robot-arm.</w:t>
      </w:r>
    </w:p>
    <w:p w14:paraId="42D08C0B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J.</w:t>
      </w:r>
      <w:r>
        <w:rPr>
          <w:spacing w:val="-12"/>
          <w:w w:val="110"/>
          <w:sz w:val="20"/>
          <w:szCs w:val="20"/>
        </w:rPr>
        <w:t xml:space="preserve"> </w:t>
      </w:r>
      <w:proofErr w:type="spellStart"/>
      <w:r>
        <w:rPr>
          <w:w w:val="110"/>
          <w:sz w:val="20"/>
          <w:szCs w:val="20"/>
        </w:rPr>
        <w:t>Westling</w:t>
      </w:r>
      <w:proofErr w:type="spellEnd"/>
      <w:r>
        <w:rPr>
          <w:w w:val="110"/>
          <w:sz w:val="20"/>
          <w:szCs w:val="20"/>
        </w:rPr>
        <w:t>,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“Future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Internet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things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mission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critical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applications,”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2016.</w:t>
      </w:r>
    </w:p>
    <w:p w14:paraId="55996D5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0"/>
        <w:ind w:right="0" w:hanging="533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</w:t>
      </w:r>
      <w:proofErr w:type="spellStart"/>
      <w:r>
        <w:rPr>
          <w:w w:val="110"/>
          <w:sz w:val="20"/>
          <w:szCs w:val="20"/>
        </w:rPr>
        <w:t>FreeRTOS</w:t>
      </w:r>
      <w:proofErr w:type="spellEnd"/>
      <w:r>
        <w:rPr>
          <w:spacing w:val="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</w:t>
      </w:r>
      <w:r>
        <w:rPr>
          <w:spacing w:val="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operating</w:t>
      </w:r>
      <w:r>
        <w:rPr>
          <w:spacing w:val="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system,”</w:t>
      </w:r>
      <w:r>
        <w:rPr>
          <w:spacing w:val="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https://freertos.org.</w:t>
      </w:r>
    </w:p>
    <w:p w14:paraId="7A059426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79"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“Wichita State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University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graduate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course –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CS898CC: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Real-Time Internet-of-Things,”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https://tinyurl.com/cs898ccsp21.</w:t>
      </w:r>
    </w:p>
    <w:p w14:paraId="43117050" w14:textId="77777777" w:rsidR="00F85719" w:rsidRDefault="00F85719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79" w:line="268" w:lineRule="auto"/>
        <w:jc w:val="left"/>
        <w:rPr>
          <w:w w:val="110"/>
          <w:sz w:val="20"/>
          <w:szCs w:val="20"/>
        </w:rPr>
        <w:sectPr w:rsidR="00F85719"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0F0E864E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72"/>
        <w:ind w:right="0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lastRenderedPageBreak/>
        <w:t>“Wichita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State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University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Undergraduate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Research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Creative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Activity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Forum</w:t>
      </w:r>
      <w:r>
        <w:rPr>
          <w:spacing w:val="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(URCAF),”</w:t>
      </w:r>
      <w:r>
        <w:rPr>
          <w:spacing w:val="10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https:</w:t>
      </w:r>
    </w:p>
    <w:p w14:paraId="3B431EA0" w14:textId="77777777" w:rsidR="00F85719" w:rsidRDefault="00632A3A">
      <w:pPr>
        <w:pStyle w:val="BodyText"/>
        <w:kinsoku w:val="0"/>
        <w:overflowPunct w:val="0"/>
        <w:spacing w:before="27"/>
        <w:rPr>
          <w:w w:val="120"/>
        </w:rPr>
      </w:pPr>
      <w:hyperlink r:id="rId108" w:history="1">
        <w:r w:rsidR="00D251A0">
          <w:rPr>
            <w:w w:val="120"/>
          </w:rPr>
          <w:t>//www.wichita.edu/academics/research/urcaf/.</w:t>
        </w:r>
      </w:hyperlink>
    </w:p>
    <w:p w14:paraId="18FAB41F" w14:textId="77777777" w:rsidR="00F85719" w:rsidRDefault="00D251A0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 w:line="268" w:lineRule="auto"/>
        <w:jc w:val="left"/>
        <w:rPr>
          <w:w w:val="115"/>
          <w:sz w:val="20"/>
          <w:szCs w:val="20"/>
        </w:rPr>
      </w:pPr>
      <w:r>
        <w:rPr>
          <w:w w:val="110"/>
          <w:sz w:val="20"/>
          <w:szCs w:val="20"/>
        </w:rPr>
        <w:t>“The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National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Science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Foundation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(NSF)</w:t>
      </w:r>
      <w:r>
        <w:rPr>
          <w:spacing w:val="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Kansas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Louis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Stokes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Alliance</w:t>
      </w:r>
      <w:r>
        <w:rPr>
          <w:spacing w:val="1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Minority</w:t>
      </w:r>
      <w:r>
        <w:rPr>
          <w:spacing w:val="1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Participation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5"/>
          <w:sz w:val="20"/>
          <w:szCs w:val="20"/>
        </w:rPr>
        <w:t>(KS-LSAMP),”</w:t>
      </w:r>
      <w:r>
        <w:rPr>
          <w:spacing w:val="-12"/>
          <w:w w:val="115"/>
          <w:sz w:val="20"/>
          <w:szCs w:val="20"/>
        </w:rPr>
        <w:t xml:space="preserve"> </w:t>
      </w:r>
      <w:hyperlink r:id="rId109" w:history="1">
        <w:r>
          <w:rPr>
            <w:w w:val="115"/>
            <w:sz w:val="20"/>
            <w:szCs w:val="20"/>
          </w:rPr>
          <w:t>https://www.wichita.edu/about/conferences/LSAM</w:t>
        </w:r>
      </w:hyperlink>
      <w:r>
        <w:rPr>
          <w:w w:val="115"/>
          <w:sz w:val="20"/>
          <w:szCs w:val="20"/>
        </w:rPr>
        <w:t>P.php.</w:t>
      </w:r>
    </w:p>
    <w:p w14:paraId="64DCD47D" w14:textId="77777777" w:rsidR="00F85719" w:rsidRDefault="00F85719">
      <w:pPr>
        <w:pStyle w:val="ListParagraph"/>
        <w:numPr>
          <w:ilvl w:val="0"/>
          <w:numId w:val="3"/>
        </w:numPr>
        <w:tabs>
          <w:tab w:val="left" w:pos="652"/>
        </w:tabs>
        <w:kinsoku w:val="0"/>
        <w:overflowPunct w:val="0"/>
        <w:spacing w:before="186" w:line="268" w:lineRule="auto"/>
        <w:jc w:val="left"/>
        <w:rPr>
          <w:w w:val="115"/>
          <w:sz w:val="20"/>
          <w:szCs w:val="20"/>
        </w:rPr>
        <w:sectPr w:rsidR="00F85719"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06D0A757" w14:textId="77777777" w:rsidR="00F85719" w:rsidRDefault="00D251A0">
      <w:pPr>
        <w:pStyle w:val="BodyText"/>
        <w:kinsoku w:val="0"/>
        <w:overflowPunct w:val="0"/>
        <w:spacing w:before="72"/>
        <w:ind w:left="418"/>
        <w:rPr>
          <w:w w:val="105"/>
        </w:rPr>
      </w:pPr>
      <w:r>
        <w:rPr>
          <w:w w:val="105"/>
        </w:rPr>
        <w:lastRenderedPageBreak/>
        <w:t>Budget</w:t>
      </w:r>
      <w:r>
        <w:rPr>
          <w:spacing w:val="18"/>
          <w:w w:val="105"/>
        </w:rPr>
        <w:t xml:space="preserve"> </w:t>
      </w:r>
      <w:r>
        <w:rPr>
          <w:w w:val="105"/>
        </w:rPr>
        <w:t>justification.</w:t>
      </w:r>
    </w:p>
    <w:p w14:paraId="0DB0659D" w14:textId="77777777" w:rsidR="00F85719" w:rsidRDefault="00F85719">
      <w:pPr>
        <w:pStyle w:val="BodyText"/>
        <w:kinsoku w:val="0"/>
        <w:overflowPunct w:val="0"/>
        <w:spacing w:before="72"/>
        <w:ind w:left="418"/>
        <w:rPr>
          <w:w w:val="105"/>
        </w:rPr>
        <w:sectPr w:rsidR="00F85719">
          <w:footerReference w:type="default" r:id="rId110"/>
          <w:pgSz w:w="12240" w:h="15840"/>
          <w:pgMar w:top="1380" w:right="1320" w:bottom="1020" w:left="1320" w:header="0" w:footer="830" w:gutter="0"/>
          <w:cols w:space="720"/>
          <w:noEndnote/>
        </w:sectPr>
      </w:pPr>
    </w:p>
    <w:p w14:paraId="4336E392" w14:textId="77777777" w:rsidR="00F85719" w:rsidRDefault="00D251A0">
      <w:pPr>
        <w:pStyle w:val="Heading1"/>
        <w:kinsoku w:val="0"/>
        <w:overflowPunct w:val="0"/>
      </w:pPr>
      <w:r>
        <w:lastRenderedPageBreak/>
        <w:t>FACILITIES,</w:t>
      </w:r>
      <w:r>
        <w:rPr>
          <w:spacing w:val="12"/>
        </w:rPr>
        <w:t xml:space="preserve"> </w:t>
      </w:r>
      <w:r>
        <w:t>EQUIPMENT,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OTHER</w:t>
      </w:r>
      <w:r>
        <w:rPr>
          <w:spacing w:val="12"/>
        </w:rPr>
        <w:t xml:space="preserve"> </w:t>
      </w:r>
      <w:r>
        <w:t>RESOURCES</w:t>
      </w:r>
    </w:p>
    <w:p w14:paraId="2BC51FF9" w14:textId="77777777" w:rsidR="00F85719" w:rsidRDefault="00F85719">
      <w:pPr>
        <w:pStyle w:val="BodyText"/>
        <w:kinsoku w:val="0"/>
        <w:overflowPunct w:val="0"/>
        <w:spacing w:before="8"/>
        <w:ind w:left="0"/>
        <w:rPr>
          <w:b/>
          <w:bCs/>
          <w:sz w:val="36"/>
          <w:szCs w:val="36"/>
        </w:rPr>
      </w:pPr>
    </w:p>
    <w:p w14:paraId="44685552" w14:textId="77777777" w:rsidR="00F85719" w:rsidRDefault="00D251A0">
      <w:pPr>
        <w:pStyle w:val="BodyText"/>
        <w:kinsoku w:val="0"/>
        <w:overflowPunct w:val="0"/>
        <w:ind w:left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FACILITIES</w:t>
      </w:r>
    </w:p>
    <w:p w14:paraId="719DF7AA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The PI is a faculty member in the School of Computing (SoC). The proposed project leverages several</w:t>
      </w:r>
      <w:r>
        <w:rPr>
          <w:spacing w:val="-52"/>
          <w:w w:val="110"/>
        </w:rPr>
        <w:t xml:space="preserve"> </w:t>
      </w:r>
      <w:r>
        <w:rPr>
          <w:spacing w:val="-1"/>
          <w:w w:val="110"/>
        </w:rPr>
        <w:t>computational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infrastructures</w:t>
      </w:r>
      <w:r>
        <w:rPr>
          <w:spacing w:val="-17"/>
          <w:w w:val="110"/>
        </w:rPr>
        <w:t xml:space="preserve"> </w:t>
      </w:r>
      <w:r>
        <w:rPr>
          <w:spacing w:val="-1"/>
          <w:w w:val="110"/>
        </w:rPr>
        <w:t>already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7"/>
          <w:w w:val="110"/>
        </w:rPr>
        <w:t xml:space="preserve"> </w:t>
      </w:r>
      <w:r>
        <w:rPr>
          <w:w w:val="110"/>
        </w:rPr>
        <w:t>place</w:t>
      </w:r>
      <w:r>
        <w:rPr>
          <w:spacing w:val="-17"/>
          <w:w w:val="110"/>
        </w:rPr>
        <w:t xml:space="preserve"> </w:t>
      </w:r>
      <w:r>
        <w:rPr>
          <w:w w:val="110"/>
        </w:rPr>
        <w:t>at</w:t>
      </w:r>
      <w:r>
        <w:rPr>
          <w:spacing w:val="-16"/>
          <w:w w:val="110"/>
        </w:rPr>
        <w:t xml:space="preserve"> </w:t>
      </w:r>
      <w:r>
        <w:rPr>
          <w:w w:val="110"/>
        </w:rPr>
        <w:t>Wichita</w:t>
      </w:r>
      <w:r>
        <w:rPr>
          <w:spacing w:val="-17"/>
          <w:w w:val="110"/>
        </w:rPr>
        <w:t xml:space="preserve"> </w:t>
      </w:r>
      <w:r>
        <w:rPr>
          <w:w w:val="110"/>
        </w:rPr>
        <w:t>State</w:t>
      </w:r>
      <w:r>
        <w:rPr>
          <w:spacing w:val="-17"/>
          <w:w w:val="110"/>
        </w:rPr>
        <w:t xml:space="preserve"> </w:t>
      </w:r>
      <w:r>
        <w:rPr>
          <w:w w:val="110"/>
        </w:rPr>
        <w:t>University</w:t>
      </w:r>
      <w:r>
        <w:rPr>
          <w:spacing w:val="-17"/>
          <w:w w:val="110"/>
        </w:rPr>
        <w:t xml:space="preserve"> </w:t>
      </w:r>
      <w:r>
        <w:rPr>
          <w:w w:val="110"/>
        </w:rPr>
        <w:t>(WSU).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PI</w:t>
      </w:r>
      <w:r>
        <w:rPr>
          <w:spacing w:val="-16"/>
          <w:w w:val="110"/>
        </w:rPr>
        <w:t xml:space="preserve"> </w:t>
      </w:r>
      <w:r>
        <w:rPr>
          <w:w w:val="110"/>
        </w:rPr>
        <w:t>will</w:t>
      </w:r>
      <w:r>
        <w:rPr>
          <w:spacing w:val="-17"/>
          <w:w w:val="110"/>
        </w:rPr>
        <w:t xml:space="preserve"> </w:t>
      </w:r>
      <w:r>
        <w:rPr>
          <w:w w:val="110"/>
        </w:rPr>
        <w:t>utilize</w:t>
      </w:r>
      <w:r>
        <w:rPr>
          <w:spacing w:val="-17"/>
          <w:w w:val="110"/>
        </w:rPr>
        <w:t xml:space="preserve"> </w:t>
      </w:r>
      <w:r>
        <w:rPr>
          <w:w w:val="110"/>
        </w:rPr>
        <w:t>existing</w:t>
      </w:r>
      <w:r>
        <w:rPr>
          <w:spacing w:val="-53"/>
          <w:w w:val="110"/>
        </w:rPr>
        <w:t xml:space="preserve"> </w:t>
      </w:r>
      <w:r>
        <w:rPr>
          <w:w w:val="110"/>
        </w:rPr>
        <w:t>facilities,</w:t>
      </w:r>
      <w:r>
        <w:rPr>
          <w:spacing w:val="-7"/>
          <w:w w:val="110"/>
        </w:rPr>
        <w:t xml:space="preserve"> </w:t>
      </w:r>
      <w:r>
        <w:rPr>
          <w:w w:val="110"/>
        </w:rPr>
        <w:t>equipment,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resources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execute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proposed</w:t>
      </w:r>
      <w:r>
        <w:rPr>
          <w:spacing w:val="-6"/>
          <w:w w:val="110"/>
        </w:rPr>
        <w:t xml:space="preserve"> </w:t>
      </w:r>
      <w:r>
        <w:rPr>
          <w:w w:val="110"/>
        </w:rPr>
        <w:t>research</w:t>
      </w:r>
      <w:r>
        <w:rPr>
          <w:spacing w:val="-7"/>
          <w:w w:val="110"/>
        </w:rPr>
        <w:t xml:space="preserve"> </w:t>
      </w:r>
      <w:r>
        <w:rPr>
          <w:w w:val="110"/>
        </w:rPr>
        <w:t>successfully.</w:t>
      </w:r>
    </w:p>
    <w:p w14:paraId="54331C88" w14:textId="77777777" w:rsidR="00F85719" w:rsidRDefault="00D251A0">
      <w:pPr>
        <w:pStyle w:val="BodyText"/>
        <w:kinsoku w:val="0"/>
        <w:overflowPunct w:val="0"/>
        <w:spacing w:before="156" w:line="242" w:lineRule="auto"/>
        <w:ind w:left="120" w:right="117"/>
        <w:jc w:val="both"/>
        <w:rPr>
          <w:w w:val="105"/>
        </w:rPr>
      </w:pPr>
      <w:r>
        <w:rPr>
          <w:b/>
          <w:bCs/>
          <w:w w:val="110"/>
        </w:rPr>
        <w:t>Cyber-Physical Systems Security Research Lab.</w:t>
      </w:r>
      <w:r>
        <w:rPr>
          <w:b/>
          <w:bCs/>
          <w:spacing w:val="1"/>
          <w:w w:val="110"/>
        </w:rPr>
        <w:t xml:space="preserve"> </w:t>
      </w:r>
      <w:r>
        <w:rPr>
          <w:w w:val="110"/>
        </w:rPr>
        <w:t>The PI directs the Cyber-Physical Systems Security</w:t>
      </w:r>
      <w:r>
        <w:rPr>
          <w:spacing w:val="1"/>
          <w:w w:val="110"/>
        </w:rPr>
        <w:t xml:space="preserve"> </w:t>
      </w:r>
      <w:r>
        <w:rPr>
          <w:w w:val="105"/>
        </w:rPr>
        <w:t>Research</w:t>
      </w:r>
      <w:r>
        <w:rPr>
          <w:spacing w:val="6"/>
          <w:w w:val="105"/>
        </w:rPr>
        <w:t xml:space="preserve"> </w:t>
      </w:r>
      <w:r>
        <w:rPr>
          <w:w w:val="105"/>
        </w:rPr>
        <w:t>Lab</w:t>
      </w:r>
      <w:r>
        <w:rPr>
          <w:spacing w:val="6"/>
          <w:w w:val="105"/>
        </w:rPr>
        <w:t xml:space="preserve"> </w:t>
      </w:r>
      <w:r>
        <w:rPr>
          <w:w w:val="105"/>
        </w:rPr>
        <w:t>(CPS2RL).</w:t>
      </w:r>
      <w:r>
        <w:rPr>
          <w:w w:val="105"/>
          <w:position w:val="7"/>
          <w:sz w:val="15"/>
          <w:szCs w:val="15"/>
        </w:rPr>
        <w:t>1</w:t>
      </w:r>
      <w:r>
        <w:rPr>
          <w:spacing w:val="31"/>
          <w:w w:val="105"/>
          <w:position w:val="7"/>
          <w:sz w:val="15"/>
          <w:szCs w:val="15"/>
        </w:rPr>
        <w:t xml:space="preserve"> </w:t>
      </w:r>
      <w:r>
        <w:rPr>
          <w:w w:val="105"/>
        </w:rPr>
        <w:t>This</w:t>
      </w:r>
      <w:r>
        <w:rPr>
          <w:spacing w:val="6"/>
          <w:w w:val="105"/>
        </w:rPr>
        <w:t xml:space="preserve"> </w:t>
      </w:r>
      <w:r>
        <w:rPr>
          <w:w w:val="105"/>
        </w:rPr>
        <w:t>800</w:t>
      </w:r>
      <w:r>
        <w:rPr>
          <w:spacing w:val="6"/>
          <w:w w:val="105"/>
        </w:rPr>
        <w:t xml:space="preserve"> </w:t>
      </w:r>
      <w:r>
        <w:rPr>
          <w:w w:val="105"/>
        </w:rPr>
        <w:t>square</w:t>
      </w:r>
      <w:r>
        <w:rPr>
          <w:spacing w:val="6"/>
          <w:w w:val="105"/>
        </w:rPr>
        <w:t xml:space="preserve"> </w:t>
      </w:r>
      <w:r>
        <w:rPr>
          <w:w w:val="105"/>
        </w:rPr>
        <w:t>feet</w:t>
      </w:r>
      <w:r>
        <w:rPr>
          <w:spacing w:val="6"/>
          <w:w w:val="105"/>
        </w:rPr>
        <w:t xml:space="preserve"> </w:t>
      </w:r>
      <w:r>
        <w:rPr>
          <w:w w:val="105"/>
        </w:rPr>
        <w:t>lab</w:t>
      </w:r>
      <w:r>
        <w:rPr>
          <w:spacing w:val="6"/>
          <w:w w:val="105"/>
        </w:rPr>
        <w:t xml:space="preserve"> </w:t>
      </w:r>
      <w:r>
        <w:rPr>
          <w:w w:val="105"/>
        </w:rPr>
        <w:t>is</w:t>
      </w:r>
      <w:r>
        <w:rPr>
          <w:spacing w:val="6"/>
          <w:w w:val="105"/>
        </w:rPr>
        <w:t xml:space="preserve"> </w:t>
      </w:r>
      <w:r>
        <w:rPr>
          <w:w w:val="105"/>
        </w:rPr>
        <w:t>located</w:t>
      </w:r>
      <w:r>
        <w:rPr>
          <w:spacing w:val="6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w w:val="105"/>
        </w:rPr>
        <w:t>WSU’s</w:t>
      </w:r>
      <w:r>
        <w:rPr>
          <w:spacing w:val="6"/>
          <w:w w:val="105"/>
        </w:rPr>
        <w:t xml:space="preserve"> </w:t>
      </w:r>
      <w:r>
        <w:rPr>
          <w:w w:val="105"/>
        </w:rPr>
        <w:t>main</w:t>
      </w:r>
      <w:r>
        <w:rPr>
          <w:spacing w:val="7"/>
          <w:w w:val="105"/>
        </w:rPr>
        <w:t xml:space="preserve"> </w:t>
      </w:r>
      <w:r>
        <w:rPr>
          <w:w w:val="105"/>
        </w:rPr>
        <w:t>campus</w:t>
      </w:r>
      <w:r>
        <w:rPr>
          <w:spacing w:val="6"/>
          <w:w w:val="105"/>
        </w:rPr>
        <w:t xml:space="preserve"> </w:t>
      </w:r>
      <w:r>
        <w:rPr>
          <w:w w:val="105"/>
        </w:rPr>
        <w:t>in</w:t>
      </w:r>
      <w:r>
        <w:rPr>
          <w:spacing w:val="6"/>
          <w:w w:val="105"/>
        </w:rPr>
        <w:t xml:space="preserve"> </w:t>
      </w:r>
      <w:r>
        <w:rPr>
          <w:w w:val="105"/>
        </w:rPr>
        <w:t>Wallace</w:t>
      </w:r>
      <w:r>
        <w:rPr>
          <w:spacing w:val="6"/>
          <w:w w:val="105"/>
        </w:rPr>
        <w:t xml:space="preserve"> </w:t>
      </w:r>
      <w:r>
        <w:rPr>
          <w:w w:val="105"/>
        </w:rPr>
        <w:t>Hall,</w:t>
      </w:r>
      <w:r>
        <w:rPr>
          <w:spacing w:val="6"/>
          <w:w w:val="105"/>
        </w:rPr>
        <w:t xml:space="preserve"> </w:t>
      </w:r>
      <w:r>
        <w:rPr>
          <w:w w:val="105"/>
        </w:rPr>
        <w:t>Room</w:t>
      </w:r>
    </w:p>
    <w:p w14:paraId="47DA7D46" w14:textId="77777777" w:rsidR="00F85719" w:rsidRDefault="00D251A0">
      <w:pPr>
        <w:pStyle w:val="BodyText"/>
        <w:kinsoku w:val="0"/>
        <w:overflowPunct w:val="0"/>
        <w:spacing w:before="26" w:line="268" w:lineRule="auto"/>
        <w:ind w:left="120" w:right="117"/>
        <w:jc w:val="both"/>
        <w:rPr>
          <w:w w:val="110"/>
        </w:rPr>
      </w:pPr>
      <w:r>
        <w:rPr>
          <w:w w:val="110"/>
        </w:rPr>
        <w:t>331.</w:t>
      </w:r>
      <w:r>
        <w:rPr>
          <w:spacing w:val="1"/>
          <w:w w:val="110"/>
        </w:rPr>
        <w:t xml:space="preserve"> </w:t>
      </w:r>
      <w:r>
        <w:rPr>
          <w:w w:val="110"/>
        </w:rPr>
        <w:t>The proposed research activities will be conducted in this lab.</w:t>
      </w:r>
      <w:r>
        <w:rPr>
          <w:spacing w:val="1"/>
          <w:w w:val="110"/>
        </w:rPr>
        <w:t xml:space="preserve"> </w:t>
      </w:r>
      <w:r>
        <w:rPr>
          <w:w w:val="110"/>
        </w:rPr>
        <w:t>The lab contains various evaluation</w:t>
      </w:r>
      <w:r>
        <w:rPr>
          <w:spacing w:val="1"/>
          <w:w w:val="110"/>
        </w:rPr>
        <w:t xml:space="preserve"> </w:t>
      </w:r>
      <w:r>
        <w:rPr>
          <w:w w:val="110"/>
        </w:rPr>
        <w:t>platforms, including multiple embedded development boards (</w:t>
      </w:r>
      <w:proofErr w:type="spellStart"/>
      <w:r>
        <w:rPr>
          <w:w w:val="110"/>
        </w:rPr>
        <w:t>ZedBoard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LPCXpresso</w:t>
      </w:r>
      <w:proofErr w:type="spellEnd"/>
      <w:r>
        <w:rPr>
          <w:w w:val="110"/>
        </w:rPr>
        <w:t xml:space="preserve">, Zynq </w:t>
      </w:r>
      <w:proofErr w:type="spellStart"/>
      <w:r>
        <w:rPr>
          <w:w w:val="110"/>
        </w:rPr>
        <w:t>UltraScale</w:t>
      </w:r>
      <w:proofErr w:type="spellEnd"/>
      <w:r>
        <w:rPr>
          <w:w w:val="110"/>
        </w:rPr>
        <w:t>+,</w:t>
      </w:r>
      <w:r>
        <w:rPr>
          <w:spacing w:val="-52"/>
          <w:w w:val="110"/>
        </w:rPr>
        <w:t xml:space="preserve"> </w:t>
      </w:r>
      <w:r>
        <w:rPr>
          <w:w w:val="105"/>
        </w:rPr>
        <w:t xml:space="preserve">Raspberry Pi, </w:t>
      </w:r>
      <w:proofErr w:type="spellStart"/>
      <w:r>
        <w:rPr>
          <w:w w:val="105"/>
        </w:rPr>
        <w:t>BeagleBone</w:t>
      </w:r>
      <w:proofErr w:type="spellEnd"/>
      <w:r>
        <w:rPr>
          <w:w w:val="105"/>
        </w:rPr>
        <w:t xml:space="preserve"> Black, and UP Extreme), one </w:t>
      </w:r>
      <w:proofErr w:type="spellStart"/>
      <w:r>
        <w:rPr>
          <w:w w:val="105"/>
        </w:rPr>
        <w:t>FischerTechnik</w:t>
      </w:r>
      <w:proofErr w:type="spellEnd"/>
      <w:r>
        <w:rPr>
          <w:w w:val="105"/>
        </w:rPr>
        <w:t xml:space="preserve"> manufacturing testbed, and four 3D</w:t>
      </w:r>
      <w:r>
        <w:rPr>
          <w:spacing w:val="1"/>
          <w:w w:val="105"/>
        </w:rPr>
        <w:t xml:space="preserve"> </w:t>
      </w:r>
      <w:r>
        <w:rPr>
          <w:w w:val="110"/>
        </w:rPr>
        <w:t>printers.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lab</w:t>
      </w:r>
      <w:r>
        <w:rPr>
          <w:spacing w:val="-4"/>
          <w:w w:val="110"/>
        </w:rPr>
        <w:t xml:space="preserve"> </w:t>
      </w:r>
      <w:r>
        <w:rPr>
          <w:w w:val="110"/>
        </w:rPr>
        <w:t>also</w:t>
      </w:r>
      <w:r>
        <w:rPr>
          <w:spacing w:val="-4"/>
          <w:w w:val="110"/>
        </w:rPr>
        <w:t xml:space="preserve"> </w:t>
      </w:r>
      <w:r>
        <w:rPr>
          <w:w w:val="110"/>
        </w:rPr>
        <w:t>includes</w:t>
      </w:r>
      <w:r>
        <w:rPr>
          <w:spacing w:val="-4"/>
          <w:w w:val="110"/>
        </w:rPr>
        <w:t xml:space="preserve"> </w:t>
      </w:r>
      <w:r>
        <w:rPr>
          <w:w w:val="110"/>
        </w:rPr>
        <w:t>four</w:t>
      </w:r>
      <w:r>
        <w:rPr>
          <w:spacing w:val="-4"/>
          <w:w w:val="110"/>
        </w:rPr>
        <w:t xml:space="preserve"> </w:t>
      </w:r>
      <w:r>
        <w:rPr>
          <w:w w:val="110"/>
        </w:rPr>
        <w:t>general-purpose</w:t>
      </w:r>
      <w:r>
        <w:rPr>
          <w:spacing w:val="-4"/>
          <w:w w:val="110"/>
        </w:rPr>
        <w:t xml:space="preserve"> </w:t>
      </w:r>
      <w:r>
        <w:rPr>
          <w:w w:val="110"/>
        </w:rPr>
        <w:t>workstations</w:t>
      </w:r>
      <w:r>
        <w:rPr>
          <w:spacing w:val="-4"/>
          <w:w w:val="110"/>
        </w:rPr>
        <w:t xml:space="preserve"> </w:t>
      </w:r>
      <w:r>
        <w:rPr>
          <w:w w:val="110"/>
        </w:rPr>
        <w:t>(2.4</w:t>
      </w:r>
      <w:r>
        <w:rPr>
          <w:spacing w:val="-4"/>
          <w:w w:val="110"/>
        </w:rPr>
        <w:t xml:space="preserve"> </w:t>
      </w:r>
      <w:r>
        <w:rPr>
          <w:w w:val="110"/>
        </w:rPr>
        <w:t>GHz</w:t>
      </w:r>
      <w:r>
        <w:rPr>
          <w:spacing w:val="-4"/>
          <w:w w:val="110"/>
        </w:rPr>
        <w:t xml:space="preserve"> </w:t>
      </w:r>
      <w:r>
        <w:rPr>
          <w:w w:val="110"/>
        </w:rPr>
        <w:t>CPU,</w:t>
      </w:r>
      <w:r>
        <w:rPr>
          <w:spacing w:val="-4"/>
          <w:w w:val="110"/>
        </w:rPr>
        <w:t xml:space="preserve"> </w:t>
      </w:r>
      <w:r>
        <w:rPr>
          <w:w w:val="110"/>
        </w:rPr>
        <w:t>8</w:t>
      </w:r>
      <w:r>
        <w:rPr>
          <w:spacing w:val="-4"/>
          <w:w w:val="110"/>
        </w:rPr>
        <w:t xml:space="preserve"> </w:t>
      </w:r>
      <w:r>
        <w:rPr>
          <w:w w:val="110"/>
        </w:rPr>
        <w:t>GB</w:t>
      </w:r>
      <w:r>
        <w:rPr>
          <w:spacing w:val="-4"/>
          <w:w w:val="110"/>
        </w:rPr>
        <w:t xml:space="preserve"> </w:t>
      </w:r>
      <w:r>
        <w:rPr>
          <w:w w:val="110"/>
        </w:rPr>
        <w:t>RAM,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256</w:t>
      </w:r>
      <w:r>
        <w:rPr>
          <w:spacing w:val="-5"/>
          <w:w w:val="110"/>
        </w:rPr>
        <w:t xml:space="preserve"> </w:t>
      </w:r>
      <w:r>
        <w:rPr>
          <w:w w:val="110"/>
        </w:rPr>
        <w:t>GB</w:t>
      </w:r>
      <w:r>
        <w:rPr>
          <w:spacing w:val="-52"/>
          <w:w w:val="110"/>
        </w:rPr>
        <w:t xml:space="preserve"> </w:t>
      </w:r>
      <w:r>
        <w:rPr>
          <w:w w:val="110"/>
        </w:rPr>
        <w:t>solid-state hard drive) running Windows 10 and necessary research spaces for graduate and undergraduate</w:t>
      </w:r>
      <w:r>
        <w:rPr>
          <w:spacing w:val="-52"/>
          <w:w w:val="110"/>
        </w:rPr>
        <w:t xml:space="preserve"> </w:t>
      </w:r>
      <w:r>
        <w:rPr>
          <w:w w:val="110"/>
        </w:rPr>
        <w:t>students.</w:t>
      </w:r>
      <w:r>
        <w:rPr>
          <w:spacing w:val="1"/>
          <w:w w:val="110"/>
        </w:rPr>
        <w:t xml:space="preserve"> </w:t>
      </w:r>
      <w:r>
        <w:rPr>
          <w:w w:val="110"/>
        </w:rPr>
        <w:t>The students will use these development boards and workstations for simulations, prototype</w:t>
      </w:r>
      <w:r>
        <w:rPr>
          <w:spacing w:val="1"/>
          <w:w w:val="110"/>
        </w:rPr>
        <w:t xml:space="preserve"> </w:t>
      </w:r>
      <w:r>
        <w:rPr>
          <w:w w:val="110"/>
        </w:rPr>
        <w:t>development,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experiments.</w:t>
      </w:r>
      <w:r>
        <w:rPr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lab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available</w:t>
      </w:r>
      <w:r>
        <w:rPr>
          <w:spacing w:val="-5"/>
          <w:w w:val="110"/>
        </w:rPr>
        <w:t xml:space="preserve"> </w:t>
      </w:r>
      <w:r>
        <w:rPr>
          <w:w w:val="110"/>
        </w:rPr>
        <w:t>24/7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PI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students.</w:t>
      </w:r>
    </w:p>
    <w:p w14:paraId="2404C78A" w14:textId="77777777" w:rsidR="00F85719" w:rsidRDefault="00D251A0">
      <w:pPr>
        <w:pStyle w:val="BodyText"/>
        <w:kinsoku w:val="0"/>
        <w:overflowPunct w:val="0"/>
        <w:spacing w:before="152" w:line="268" w:lineRule="auto"/>
        <w:ind w:left="120" w:right="117"/>
        <w:jc w:val="both"/>
        <w:rPr>
          <w:w w:val="110"/>
        </w:rPr>
      </w:pPr>
      <w:r>
        <w:rPr>
          <w:b/>
          <w:bCs/>
          <w:w w:val="105"/>
        </w:rPr>
        <w:t>Office Spaces and Administrative Supports.</w:t>
      </w:r>
      <w:r>
        <w:rPr>
          <w:b/>
          <w:bCs/>
          <w:spacing w:val="1"/>
          <w:w w:val="105"/>
        </w:rPr>
        <w:t xml:space="preserve"> </w:t>
      </w:r>
      <w:r>
        <w:rPr>
          <w:w w:val="105"/>
        </w:rPr>
        <w:t>The PI has 100 square feet of private office space on WSU’s</w:t>
      </w:r>
      <w:r>
        <w:rPr>
          <w:spacing w:val="1"/>
          <w:w w:val="105"/>
        </w:rPr>
        <w:t xml:space="preserve"> </w:t>
      </w:r>
      <w:r>
        <w:rPr>
          <w:w w:val="110"/>
        </w:rPr>
        <w:t xml:space="preserve">main campus in </w:t>
      </w:r>
      <w:proofErr w:type="spellStart"/>
      <w:r>
        <w:rPr>
          <w:w w:val="110"/>
        </w:rPr>
        <w:t>Jabara</w:t>
      </w:r>
      <w:proofErr w:type="spellEnd"/>
      <w:r>
        <w:rPr>
          <w:w w:val="110"/>
        </w:rPr>
        <w:t xml:space="preserve"> Hall, Room 244.</w:t>
      </w:r>
      <w:r>
        <w:rPr>
          <w:spacing w:val="1"/>
          <w:w w:val="110"/>
        </w:rPr>
        <w:t xml:space="preserve"> </w:t>
      </w:r>
      <w:r>
        <w:rPr>
          <w:w w:val="110"/>
        </w:rPr>
        <w:t>The office is appropriate for day-to-day activities and holding</w:t>
      </w:r>
      <w:r>
        <w:rPr>
          <w:spacing w:val="1"/>
          <w:w w:val="110"/>
        </w:rPr>
        <w:t xml:space="preserve"> </w:t>
      </w:r>
      <w:r>
        <w:rPr>
          <w:w w:val="110"/>
        </w:rPr>
        <w:t>meetings for the project. The graduate and undergraduate students will have access to student cubicles 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PI’s</w:t>
      </w:r>
      <w:r>
        <w:rPr>
          <w:spacing w:val="-3"/>
          <w:w w:val="110"/>
        </w:rPr>
        <w:t xml:space="preserve"> </w:t>
      </w:r>
      <w:r>
        <w:rPr>
          <w:w w:val="110"/>
        </w:rPr>
        <w:t>research</w:t>
      </w:r>
      <w:r>
        <w:rPr>
          <w:spacing w:val="-4"/>
          <w:w w:val="110"/>
        </w:rPr>
        <w:t xml:space="preserve"> </w:t>
      </w:r>
      <w:r>
        <w:rPr>
          <w:w w:val="110"/>
        </w:rPr>
        <w:t>lab</w:t>
      </w:r>
      <w:r>
        <w:rPr>
          <w:spacing w:val="-3"/>
          <w:w w:val="110"/>
        </w:rPr>
        <w:t xml:space="preserve"> </w:t>
      </w:r>
      <w:r>
        <w:rPr>
          <w:w w:val="110"/>
        </w:rPr>
        <w:t>(CPS2RL).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graduate</w:t>
      </w:r>
      <w:r>
        <w:rPr>
          <w:spacing w:val="-4"/>
          <w:w w:val="110"/>
        </w:rPr>
        <w:t xml:space="preserve"> </w:t>
      </w:r>
      <w:r>
        <w:rPr>
          <w:w w:val="110"/>
        </w:rPr>
        <w:t>students</w:t>
      </w:r>
      <w:r>
        <w:rPr>
          <w:spacing w:val="-3"/>
          <w:w w:val="110"/>
        </w:rPr>
        <w:t xml:space="preserve"> </w:t>
      </w:r>
      <w:r>
        <w:rPr>
          <w:w w:val="110"/>
        </w:rPr>
        <w:t>will</w:t>
      </w:r>
      <w:r>
        <w:rPr>
          <w:spacing w:val="-4"/>
          <w:w w:val="110"/>
        </w:rPr>
        <w:t xml:space="preserve"> </w:t>
      </w:r>
      <w:r>
        <w:rPr>
          <w:w w:val="110"/>
        </w:rPr>
        <w:t>also</w:t>
      </w:r>
      <w:r>
        <w:rPr>
          <w:spacing w:val="-3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access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student</w:t>
      </w:r>
      <w:r>
        <w:rPr>
          <w:spacing w:val="-3"/>
          <w:w w:val="110"/>
        </w:rPr>
        <w:t xml:space="preserve"> </w:t>
      </w:r>
      <w:r>
        <w:rPr>
          <w:w w:val="110"/>
        </w:rPr>
        <w:t>cubicles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Wallace</w:t>
      </w:r>
      <w:r>
        <w:rPr>
          <w:spacing w:val="-53"/>
          <w:w w:val="110"/>
        </w:rPr>
        <w:t xml:space="preserve"> </w:t>
      </w:r>
      <w:r>
        <w:rPr>
          <w:w w:val="110"/>
        </w:rPr>
        <w:t>Hall,</w:t>
      </w:r>
      <w:r>
        <w:rPr>
          <w:spacing w:val="-3"/>
          <w:w w:val="110"/>
        </w:rPr>
        <w:t xml:space="preserve"> </w:t>
      </w:r>
      <w:r>
        <w:rPr>
          <w:w w:val="110"/>
        </w:rPr>
        <w:t>Room</w:t>
      </w:r>
      <w:r>
        <w:rPr>
          <w:spacing w:val="-4"/>
          <w:w w:val="110"/>
        </w:rPr>
        <w:t xml:space="preserve"> </w:t>
      </w:r>
      <w:r>
        <w:rPr>
          <w:w w:val="110"/>
        </w:rPr>
        <w:t>309.</w:t>
      </w:r>
      <w:r>
        <w:rPr>
          <w:spacing w:val="15"/>
          <w:w w:val="110"/>
        </w:rPr>
        <w:t xml:space="preserve"> </w:t>
      </w:r>
      <w:r>
        <w:rPr>
          <w:w w:val="110"/>
        </w:rPr>
        <w:t>These</w:t>
      </w:r>
      <w:r>
        <w:rPr>
          <w:spacing w:val="-3"/>
          <w:w w:val="110"/>
        </w:rPr>
        <w:t xml:space="preserve"> </w:t>
      </w:r>
      <w:r>
        <w:rPr>
          <w:w w:val="110"/>
        </w:rPr>
        <w:t>offices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4"/>
          <w:w w:val="110"/>
        </w:rPr>
        <w:t xml:space="preserve"> </w:t>
      </w:r>
      <w:r>
        <w:rPr>
          <w:w w:val="110"/>
        </w:rPr>
        <w:t>appropriate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students’</w:t>
      </w:r>
      <w:r>
        <w:rPr>
          <w:spacing w:val="-4"/>
          <w:w w:val="110"/>
        </w:rPr>
        <w:t xml:space="preserve"> </w:t>
      </w:r>
      <w:r>
        <w:rPr>
          <w:w w:val="110"/>
        </w:rPr>
        <w:t>day-to-day</w:t>
      </w:r>
      <w:r>
        <w:rPr>
          <w:spacing w:val="-4"/>
          <w:w w:val="110"/>
        </w:rPr>
        <w:t xml:space="preserve"> </w:t>
      </w:r>
      <w:r>
        <w:rPr>
          <w:w w:val="110"/>
        </w:rPr>
        <w:t>scholarly</w:t>
      </w:r>
      <w:r>
        <w:rPr>
          <w:spacing w:val="-3"/>
          <w:w w:val="110"/>
        </w:rPr>
        <w:t xml:space="preserve"> </w:t>
      </w:r>
      <w:r>
        <w:rPr>
          <w:w w:val="110"/>
        </w:rPr>
        <w:t>activities</w:t>
      </w:r>
      <w:r>
        <w:rPr>
          <w:spacing w:val="-4"/>
          <w:w w:val="110"/>
        </w:rPr>
        <w:t xml:space="preserve"> </w:t>
      </w:r>
      <w:r>
        <w:rPr>
          <w:w w:val="110"/>
        </w:rPr>
        <w:t>required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53"/>
          <w:w w:val="110"/>
        </w:rPr>
        <w:t xml:space="preserve"> </w:t>
      </w:r>
      <w:r>
        <w:rPr>
          <w:w w:val="110"/>
        </w:rPr>
        <w:t>the project. The PI and students also have secretarial and technical support services provided through their</w:t>
      </w:r>
      <w:r>
        <w:rPr>
          <w:spacing w:val="-52"/>
          <w:w w:val="110"/>
        </w:rPr>
        <w:t xml:space="preserve"> </w:t>
      </w:r>
      <w:r>
        <w:rPr>
          <w:w w:val="110"/>
        </w:rPr>
        <w:t>department.</w:t>
      </w:r>
    </w:p>
    <w:p w14:paraId="6667BC31" w14:textId="77777777" w:rsidR="00F85719" w:rsidRDefault="00D251A0">
      <w:pPr>
        <w:pStyle w:val="BodyText"/>
        <w:kinsoku w:val="0"/>
        <w:overflowPunct w:val="0"/>
        <w:spacing w:before="152" w:line="268" w:lineRule="auto"/>
        <w:ind w:left="119" w:right="117"/>
        <w:jc w:val="both"/>
        <w:rPr>
          <w:w w:val="110"/>
        </w:rPr>
      </w:pPr>
      <w:r>
        <w:rPr>
          <w:b/>
          <w:bCs/>
          <w:w w:val="110"/>
        </w:rPr>
        <w:t>Outreach</w:t>
      </w:r>
      <w:r>
        <w:rPr>
          <w:b/>
          <w:bCs/>
          <w:spacing w:val="-4"/>
          <w:w w:val="110"/>
        </w:rPr>
        <w:t xml:space="preserve"> </w:t>
      </w:r>
      <w:r>
        <w:rPr>
          <w:b/>
          <w:bCs/>
          <w:w w:val="110"/>
        </w:rPr>
        <w:t>Activities.</w:t>
      </w:r>
      <w:r>
        <w:rPr>
          <w:b/>
          <w:bCs/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PI</w:t>
      </w:r>
      <w:r>
        <w:rPr>
          <w:spacing w:val="-4"/>
          <w:w w:val="110"/>
        </w:rPr>
        <w:t xml:space="preserve"> </w:t>
      </w:r>
      <w:r>
        <w:rPr>
          <w:w w:val="110"/>
        </w:rPr>
        <w:t>will</w:t>
      </w:r>
      <w:r>
        <w:rPr>
          <w:spacing w:val="-4"/>
          <w:w w:val="110"/>
        </w:rPr>
        <w:t xml:space="preserve"> </w:t>
      </w:r>
      <w:r>
        <w:rPr>
          <w:w w:val="110"/>
        </w:rPr>
        <w:t>leverage</w:t>
      </w:r>
      <w:r>
        <w:rPr>
          <w:spacing w:val="-4"/>
          <w:w w:val="110"/>
        </w:rPr>
        <w:t xml:space="preserve"> </w:t>
      </w:r>
      <w:r>
        <w:rPr>
          <w:w w:val="110"/>
        </w:rPr>
        <w:t>WSU’s</w:t>
      </w:r>
      <w:r>
        <w:rPr>
          <w:spacing w:val="-4"/>
          <w:w w:val="110"/>
        </w:rPr>
        <w:t xml:space="preserve"> </w:t>
      </w:r>
      <w:r>
        <w:rPr>
          <w:w w:val="110"/>
        </w:rPr>
        <w:t>existing</w:t>
      </w:r>
      <w:r>
        <w:rPr>
          <w:spacing w:val="-4"/>
          <w:w w:val="110"/>
        </w:rPr>
        <w:t xml:space="preserve"> </w:t>
      </w:r>
      <w:r>
        <w:rPr>
          <w:w w:val="110"/>
        </w:rPr>
        <w:t>outreach</w:t>
      </w:r>
      <w:r>
        <w:rPr>
          <w:spacing w:val="-4"/>
          <w:w w:val="110"/>
        </w:rPr>
        <w:t xml:space="preserve"> </w:t>
      </w:r>
      <w:r>
        <w:rPr>
          <w:w w:val="110"/>
        </w:rPr>
        <w:t>programs</w:t>
      </w:r>
      <w:r>
        <w:rPr>
          <w:spacing w:val="-4"/>
          <w:w w:val="110"/>
        </w:rPr>
        <w:t xml:space="preserve"> </w:t>
      </w:r>
      <w:r>
        <w:rPr>
          <w:w w:val="110"/>
        </w:rPr>
        <w:t>(e.g.,</w:t>
      </w:r>
      <w:r>
        <w:rPr>
          <w:spacing w:val="-3"/>
          <w:w w:val="110"/>
        </w:rPr>
        <w:t xml:space="preserve"> </w:t>
      </w:r>
      <w:r>
        <w:rPr>
          <w:w w:val="110"/>
        </w:rPr>
        <w:t>Shocker</w:t>
      </w:r>
      <w:r>
        <w:rPr>
          <w:spacing w:val="-4"/>
          <w:w w:val="110"/>
        </w:rPr>
        <w:t xml:space="preserve"> </w:t>
      </w:r>
      <w:r>
        <w:rPr>
          <w:w w:val="110"/>
        </w:rPr>
        <w:t>Engineering</w:t>
      </w:r>
      <w:r>
        <w:rPr>
          <w:spacing w:val="-53"/>
          <w:w w:val="110"/>
        </w:rPr>
        <w:t xml:space="preserve"> </w:t>
      </w:r>
      <w:r>
        <w:rPr>
          <w:w w:val="110"/>
        </w:rPr>
        <w:t>Academy and Security Education Hub) and work on broadening participation in computing (refer to the</w:t>
      </w:r>
      <w:r>
        <w:rPr>
          <w:spacing w:val="1"/>
          <w:w w:val="110"/>
        </w:rPr>
        <w:t xml:space="preserve"> </w:t>
      </w:r>
      <w:r>
        <w:rPr>
          <w:w w:val="110"/>
        </w:rPr>
        <w:t>attached</w:t>
      </w:r>
      <w:r>
        <w:rPr>
          <w:spacing w:val="-6"/>
          <w:w w:val="110"/>
        </w:rPr>
        <w:t xml:space="preserve"> </w:t>
      </w:r>
      <w:r>
        <w:rPr>
          <w:w w:val="110"/>
        </w:rPr>
        <w:t>collaboration</w:t>
      </w:r>
      <w:r>
        <w:rPr>
          <w:spacing w:val="-5"/>
          <w:w w:val="110"/>
        </w:rPr>
        <w:t xml:space="preserve"> </w:t>
      </w:r>
      <w:r>
        <w:rPr>
          <w:w w:val="110"/>
        </w:rPr>
        <w:t>letters).</w:t>
      </w:r>
      <w:r>
        <w:rPr>
          <w:spacing w:val="7"/>
          <w:w w:val="110"/>
        </w:rPr>
        <w:t xml:space="preserve"> </w:t>
      </w:r>
      <w:r>
        <w:rPr>
          <w:w w:val="110"/>
        </w:rPr>
        <w:t>These</w:t>
      </w:r>
      <w:r>
        <w:rPr>
          <w:spacing w:val="-5"/>
          <w:w w:val="110"/>
        </w:rPr>
        <w:t xml:space="preserve"> </w:t>
      </w:r>
      <w:r>
        <w:rPr>
          <w:w w:val="110"/>
        </w:rPr>
        <w:t>resources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not</w:t>
      </w:r>
      <w:r>
        <w:rPr>
          <w:spacing w:val="-5"/>
          <w:w w:val="110"/>
        </w:rPr>
        <w:t xml:space="preserve"> </w:t>
      </w:r>
      <w:r>
        <w:rPr>
          <w:w w:val="110"/>
        </w:rPr>
        <w:t>included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budget.</w:t>
      </w:r>
    </w:p>
    <w:p w14:paraId="34AB9372" w14:textId="77777777" w:rsidR="00F85719" w:rsidRDefault="00F85719">
      <w:pPr>
        <w:pStyle w:val="BodyText"/>
        <w:kinsoku w:val="0"/>
        <w:overflowPunct w:val="0"/>
        <w:spacing w:before="2"/>
        <w:ind w:left="0"/>
        <w:rPr>
          <w:sz w:val="26"/>
          <w:szCs w:val="26"/>
        </w:rPr>
      </w:pPr>
    </w:p>
    <w:p w14:paraId="3544489E" w14:textId="77777777" w:rsidR="00F85719" w:rsidRDefault="00D251A0">
      <w:pPr>
        <w:pStyle w:val="Heading1"/>
        <w:kinsoku w:val="0"/>
        <w:overflowPunct w:val="0"/>
        <w:spacing w:before="0"/>
        <w:ind w:left="119" w:right="0"/>
        <w:jc w:val="left"/>
      </w:pPr>
      <w:r>
        <w:t>MAJOR</w:t>
      </w:r>
      <w:r>
        <w:rPr>
          <w:spacing w:val="17"/>
        </w:rPr>
        <w:t xml:space="preserve"> </w:t>
      </w:r>
      <w:r>
        <w:t>EQUIPMENT</w:t>
      </w:r>
    </w:p>
    <w:p w14:paraId="17A2A4D3" w14:textId="77777777" w:rsidR="00F85719" w:rsidRDefault="00D251A0">
      <w:pPr>
        <w:pStyle w:val="BodyText"/>
        <w:kinsoku w:val="0"/>
        <w:overflowPunct w:val="0"/>
        <w:spacing w:before="118"/>
        <w:ind w:left="418"/>
        <w:rPr>
          <w:w w:val="110"/>
        </w:rPr>
      </w:pPr>
      <w:r>
        <w:rPr>
          <w:w w:val="110"/>
        </w:rPr>
        <w:t>Not</w:t>
      </w:r>
      <w:r>
        <w:rPr>
          <w:spacing w:val="-7"/>
          <w:w w:val="110"/>
        </w:rPr>
        <w:t xml:space="preserve"> </w:t>
      </w:r>
      <w:r>
        <w:rPr>
          <w:w w:val="110"/>
        </w:rPr>
        <w:t>applicable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w w:val="110"/>
        </w:rPr>
        <w:t>project.</w:t>
      </w:r>
    </w:p>
    <w:p w14:paraId="5599FACF" w14:textId="77777777" w:rsidR="00F85719" w:rsidRDefault="00F85719">
      <w:pPr>
        <w:pStyle w:val="BodyText"/>
        <w:kinsoku w:val="0"/>
        <w:overflowPunct w:val="0"/>
        <w:spacing w:before="9"/>
        <w:ind w:left="0"/>
        <w:rPr>
          <w:sz w:val="28"/>
          <w:szCs w:val="28"/>
        </w:rPr>
      </w:pPr>
    </w:p>
    <w:p w14:paraId="0F37ADF8" w14:textId="77777777" w:rsidR="00F85719" w:rsidRDefault="00D251A0">
      <w:pPr>
        <w:pStyle w:val="Heading1"/>
        <w:kinsoku w:val="0"/>
        <w:overflowPunct w:val="0"/>
        <w:spacing w:before="0"/>
        <w:ind w:left="119" w:right="0"/>
        <w:jc w:val="left"/>
      </w:pPr>
      <w:r>
        <w:t>OTHER</w:t>
      </w:r>
      <w:r>
        <w:rPr>
          <w:spacing w:val="11"/>
        </w:rPr>
        <w:t xml:space="preserve"> </w:t>
      </w:r>
      <w:r>
        <w:t>RESOURCES</w:t>
      </w:r>
    </w:p>
    <w:p w14:paraId="6619C39B" w14:textId="77777777" w:rsidR="00F85719" w:rsidRDefault="00D251A0">
      <w:pPr>
        <w:pStyle w:val="BodyText"/>
        <w:kinsoku w:val="0"/>
        <w:overflowPunct w:val="0"/>
        <w:spacing w:before="117"/>
        <w:ind w:left="119"/>
        <w:jc w:val="both"/>
        <w:rPr>
          <w:w w:val="110"/>
        </w:rPr>
      </w:pPr>
      <w:r>
        <w:rPr>
          <w:b/>
          <w:bCs/>
          <w:w w:val="110"/>
        </w:rPr>
        <w:t>Startup</w:t>
      </w:r>
      <w:r>
        <w:rPr>
          <w:b/>
          <w:bCs/>
          <w:spacing w:val="-7"/>
          <w:w w:val="110"/>
        </w:rPr>
        <w:t xml:space="preserve"> </w:t>
      </w:r>
      <w:r>
        <w:rPr>
          <w:b/>
          <w:bCs/>
          <w:w w:val="110"/>
        </w:rPr>
        <w:t xml:space="preserve">Support. </w:t>
      </w:r>
      <w:r>
        <w:rPr>
          <w:b/>
          <w:bCs/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PI</w:t>
      </w:r>
      <w:r>
        <w:rPr>
          <w:spacing w:val="-6"/>
          <w:w w:val="110"/>
        </w:rPr>
        <w:t xml:space="preserve"> </w:t>
      </w:r>
      <w:r>
        <w:rPr>
          <w:w w:val="110"/>
        </w:rPr>
        <w:t>has</w:t>
      </w:r>
      <w:r>
        <w:rPr>
          <w:spacing w:val="-6"/>
          <w:w w:val="110"/>
        </w:rPr>
        <w:t xml:space="preserve"> </w:t>
      </w:r>
      <w:r>
        <w:rPr>
          <w:w w:val="110"/>
        </w:rPr>
        <w:t>$50,000</w:t>
      </w:r>
      <w:r>
        <w:rPr>
          <w:spacing w:val="-6"/>
          <w:w w:val="110"/>
        </w:rPr>
        <w:t xml:space="preserve"> </w:t>
      </w:r>
      <w:r>
        <w:rPr>
          <w:w w:val="110"/>
        </w:rPr>
        <w:t>startup</w:t>
      </w:r>
      <w:r>
        <w:rPr>
          <w:spacing w:val="-6"/>
          <w:w w:val="110"/>
        </w:rPr>
        <w:t xml:space="preserve"> </w:t>
      </w:r>
      <w:r>
        <w:rPr>
          <w:w w:val="110"/>
        </w:rPr>
        <w:t>support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purchasing</w:t>
      </w:r>
      <w:r>
        <w:rPr>
          <w:spacing w:val="-6"/>
          <w:w w:val="110"/>
        </w:rPr>
        <w:t xml:space="preserve"> </w:t>
      </w:r>
      <w:r>
        <w:rPr>
          <w:w w:val="110"/>
        </w:rPr>
        <w:t>research</w:t>
      </w:r>
      <w:r>
        <w:rPr>
          <w:spacing w:val="-7"/>
          <w:w w:val="110"/>
        </w:rPr>
        <w:t xml:space="preserve"> </w:t>
      </w:r>
      <w:r>
        <w:rPr>
          <w:w w:val="110"/>
        </w:rPr>
        <w:t>equipment.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PI</w:t>
      </w:r>
      <w:r>
        <w:rPr>
          <w:spacing w:val="-6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use</w:t>
      </w:r>
    </w:p>
    <w:p w14:paraId="0571FA36" w14:textId="77777777" w:rsidR="00F85719" w:rsidRDefault="00D251A0">
      <w:pPr>
        <w:pStyle w:val="BodyText"/>
        <w:kinsoku w:val="0"/>
        <w:overflowPunct w:val="0"/>
        <w:spacing w:before="27" w:line="268" w:lineRule="auto"/>
        <w:ind w:left="120" w:right="118"/>
        <w:jc w:val="both"/>
        <w:rPr>
          <w:w w:val="110"/>
        </w:rPr>
      </w:pPr>
      <w:r>
        <w:rPr>
          <w:w w:val="110"/>
        </w:rPr>
        <w:t xml:space="preserve">$5500 from this startup funds to purchase additional hardware required for this project: </w:t>
      </w:r>
      <w:r>
        <w:rPr>
          <w:i/>
          <w:iCs/>
          <w:w w:val="110"/>
        </w:rPr>
        <w:t xml:space="preserve">(a) </w:t>
      </w:r>
      <w:r>
        <w:rPr>
          <w:w w:val="110"/>
        </w:rPr>
        <w:t>ground rover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robotic</w:t>
      </w:r>
      <w:r>
        <w:rPr>
          <w:spacing w:val="-6"/>
          <w:w w:val="110"/>
        </w:rPr>
        <w:t xml:space="preserve"> </w:t>
      </w:r>
      <w:r>
        <w:rPr>
          <w:w w:val="110"/>
        </w:rPr>
        <w:t>arm</w:t>
      </w:r>
      <w:r>
        <w:rPr>
          <w:spacing w:val="-7"/>
          <w:w w:val="110"/>
        </w:rPr>
        <w:t xml:space="preserve"> </w:t>
      </w:r>
      <w:r>
        <w:rPr>
          <w:w w:val="110"/>
        </w:rPr>
        <w:t>testbeds</w:t>
      </w:r>
      <w:r>
        <w:rPr>
          <w:spacing w:val="-6"/>
          <w:w w:val="110"/>
        </w:rPr>
        <w:t xml:space="preserve"> </w:t>
      </w:r>
      <w:r>
        <w:rPr>
          <w:w w:val="110"/>
        </w:rPr>
        <w:t>($3000)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i/>
          <w:iCs/>
          <w:w w:val="110"/>
        </w:rPr>
        <w:t>(b)</w:t>
      </w:r>
      <w:r>
        <w:rPr>
          <w:i/>
          <w:iCs/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high-end</w:t>
      </w:r>
      <w:r>
        <w:rPr>
          <w:spacing w:val="-7"/>
          <w:w w:val="110"/>
        </w:rPr>
        <w:t xml:space="preserve"> </w:t>
      </w:r>
      <w:r>
        <w:rPr>
          <w:w w:val="110"/>
        </w:rPr>
        <w:t>desktop</w:t>
      </w:r>
      <w:r>
        <w:rPr>
          <w:spacing w:val="-6"/>
          <w:w w:val="110"/>
        </w:rPr>
        <w:t xml:space="preserve"> </w:t>
      </w:r>
      <w:r>
        <w:rPr>
          <w:w w:val="110"/>
        </w:rPr>
        <w:t>computer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PhD</w:t>
      </w:r>
      <w:r>
        <w:rPr>
          <w:spacing w:val="-6"/>
          <w:w w:val="110"/>
        </w:rPr>
        <w:t xml:space="preserve"> </w:t>
      </w:r>
      <w:r>
        <w:rPr>
          <w:w w:val="110"/>
        </w:rPr>
        <w:t>student</w:t>
      </w:r>
      <w:r>
        <w:rPr>
          <w:spacing w:val="-6"/>
          <w:w w:val="110"/>
        </w:rPr>
        <w:t xml:space="preserve"> </w:t>
      </w:r>
      <w:r>
        <w:rPr>
          <w:w w:val="110"/>
        </w:rPr>
        <w:t>($2500).</w:t>
      </w:r>
    </w:p>
    <w:p w14:paraId="0098A87C" w14:textId="77777777" w:rsidR="00F85719" w:rsidRDefault="00D251A0">
      <w:pPr>
        <w:pStyle w:val="BodyText"/>
        <w:kinsoku w:val="0"/>
        <w:overflowPunct w:val="0"/>
        <w:spacing w:before="157" w:line="268" w:lineRule="auto"/>
        <w:ind w:left="119" w:right="117"/>
        <w:jc w:val="both"/>
        <w:rPr>
          <w:w w:val="110"/>
        </w:rPr>
      </w:pPr>
      <w:r>
        <w:rPr>
          <w:b/>
          <w:bCs/>
          <w:w w:val="105"/>
        </w:rPr>
        <w:t>General Resources.</w:t>
      </w:r>
      <w:r>
        <w:rPr>
          <w:b/>
          <w:bCs/>
          <w:spacing w:val="1"/>
          <w:w w:val="105"/>
        </w:rPr>
        <w:t xml:space="preserve"> </w:t>
      </w:r>
      <w:r>
        <w:rPr>
          <w:w w:val="105"/>
        </w:rPr>
        <w:t>The Office of Research at WSU promotes the expertise of the faculty by facilitating all</w:t>
      </w:r>
      <w:r>
        <w:rPr>
          <w:spacing w:val="1"/>
          <w:w w:val="105"/>
        </w:rPr>
        <w:t xml:space="preserve"> </w:t>
      </w:r>
      <w:r>
        <w:rPr>
          <w:w w:val="110"/>
        </w:rPr>
        <w:t>aspects of externally funded grants and contracts. They will provide oversight, assistance, and guidance to</w:t>
      </w:r>
      <w:r>
        <w:rPr>
          <w:spacing w:val="-52"/>
          <w:w w:val="110"/>
        </w:rPr>
        <w:t xml:space="preserve"> </w:t>
      </w:r>
      <w:r>
        <w:rPr>
          <w:w w:val="110"/>
        </w:rPr>
        <w:t>administer</w:t>
      </w:r>
      <w:r>
        <w:rPr>
          <w:spacing w:val="-6"/>
          <w:w w:val="110"/>
        </w:rPr>
        <w:t xml:space="preserve"> </w:t>
      </w:r>
      <w:r>
        <w:rPr>
          <w:w w:val="110"/>
        </w:rPr>
        <w:t>this</w:t>
      </w:r>
      <w:r>
        <w:rPr>
          <w:spacing w:val="-6"/>
          <w:w w:val="110"/>
        </w:rPr>
        <w:t xml:space="preserve"> </w:t>
      </w:r>
      <w:r>
        <w:rPr>
          <w:w w:val="110"/>
        </w:rPr>
        <w:t>project</w:t>
      </w:r>
      <w:r>
        <w:rPr>
          <w:spacing w:val="-6"/>
          <w:w w:val="110"/>
        </w:rPr>
        <w:t xml:space="preserve"> </w:t>
      </w:r>
      <w:r>
        <w:rPr>
          <w:w w:val="110"/>
        </w:rPr>
        <w:t>once</w:t>
      </w:r>
      <w:r>
        <w:rPr>
          <w:spacing w:val="-5"/>
          <w:w w:val="110"/>
        </w:rPr>
        <w:t xml:space="preserve"> </w:t>
      </w:r>
      <w:r>
        <w:rPr>
          <w:w w:val="110"/>
        </w:rPr>
        <w:t>awarded.</w:t>
      </w:r>
    </w:p>
    <w:p w14:paraId="7B845FBB" w14:textId="77777777" w:rsidR="00F85719" w:rsidRDefault="00D251A0">
      <w:pPr>
        <w:pStyle w:val="BodyText"/>
        <w:kinsoku w:val="0"/>
        <w:overflowPunct w:val="0"/>
        <w:spacing w:before="157" w:line="268" w:lineRule="auto"/>
        <w:ind w:left="120" w:right="117"/>
        <w:jc w:val="both"/>
        <w:rPr>
          <w:w w:val="110"/>
        </w:rPr>
      </w:pPr>
      <w:r>
        <w:rPr>
          <w:b/>
          <w:bCs/>
          <w:w w:val="110"/>
        </w:rPr>
        <w:t>Other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w w:val="110"/>
        </w:rPr>
        <w:t>Computing/IT</w:t>
      </w:r>
      <w:r>
        <w:rPr>
          <w:b/>
          <w:bCs/>
          <w:spacing w:val="-10"/>
          <w:w w:val="110"/>
        </w:rPr>
        <w:t xml:space="preserve"> </w:t>
      </w:r>
      <w:r>
        <w:rPr>
          <w:b/>
          <w:bCs/>
          <w:w w:val="110"/>
        </w:rPr>
        <w:t>Resources.</w:t>
      </w:r>
      <w:r>
        <w:rPr>
          <w:b/>
          <w:bCs/>
          <w:spacing w:val="40"/>
          <w:w w:val="110"/>
        </w:rPr>
        <w:t xml:space="preserve"> </w:t>
      </w:r>
      <w:r>
        <w:rPr>
          <w:w w:val="110"/>
        </w:rPr>
        <w:t>WSU’s</w:t>
      </w:r>
      <w:r>
        <w:rPr>
          <w:spacing w:val="-10"/>
          <w:w w:val="110"/>
        </w:rPr>
        <w:t xml:space="preserve"> </w:t>
      </w:r>
      <w:r>
        <w:rPr>
          <w:w w:val="110"/>
        </w:rPr>
        <w:t>high-performance</w:t>
      </w:r>
      <w:r>
        <w:rPr>
          <w:spacing w:val="-10"/>
          <w:w w:val="110"/>
        </w:rPr>
        <w:t xml:space="preserve"> </w:t>
      </w:r>
      <w:r>
        <w:rPr>
          <w:w w:val="110"/>
        </w:rPr>
        <w:t>computing</w:t>
      </w:r>
      <w:r>
        <w:rPr>
          <w:spacing w:val="-10"/>
          <w:w w:val="110"/>
        </w:rPr>
        <w:t xml:space="preserve"> </w:t>
      </w:r>
      <w:r>
        <w:rPr>
          <w:w w:val="110"/>
        </w:rPr>
        <w:t>cluster</w:t>
      </w:r>
      <w:r>
        <w:rPr>
          <w:spacing w:val="-10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BeoShock</w:t>
      </w:r>
      <w:proofErr w:type="spellEnd"/>
      <w:r>
        <w:rPr>
          <w:w w:val="110"/>
        </w:rPr>
        <w:t>)</w:t>
      </w:r>
      <w:r>
        <w:rPr>
          <w:spacing w:val="-10"/>
          <w:w w:val="110"/>
        </w:rPr>
        <w:t xml:space="preserve"> </w:t>
      </w:r>
      <w:r>
        <w:rPr>
          <w:w w:val="110"/>
        </w:rPr>
        <w:t>has</w:t>
      </w:r>
      <w:r>
        <w:rPr>
          <w:spacing w:val="-9"/>
          <w:w w:val="110"/>
        </w:rPr>
        <w:t xml:space="preserve"> </w:t>
      </w:r>
      <w:r>
        <w:rPr>
          <w:w w:val="110"/>
        </w:rPr>
        <w:t>two</w:t>
      </w:r>
      <w:r>
        <w:rPr>
          <w:spacing w:val="-10"/>
          <w:w w:val="110"/>
        </w:rPr>
        <w:t xml:space="preserve"> </w:t>
      </w:r>
      <w:r>
        <w:rPr>
          <w:w w:val="110"/>
        </w:rPr>
        <w:t>large</w:t>
      </w:r>
      <w:r>
        <w:rPr>
          <w:spacing w:val="-53"/>
          <w:w w:val="110"/>
        </w:rPr>
        <w:t xml:space="preserve"> </w:t>
      </w:r>
      <w:r>
        <w:rPr>
          <w:w w:val="110"/>
        </w:rPr>
        <w:t>GPUs and 800 CPU cores. The cluster is available to the PI and students for large-scale simulations. All</w:t>
      </w:r>
      <w:r>
        <w:rPr>
          <w:spacing w:val="1"/>
          <w:w w:val="110"/>
        </w:rPr>
        <w:t xml:space="preserve"> </w:t>
      </w:r>
      <w:r>
        <w:rPr>
          <w:w w:val="110"/>
        </w:rPr>
        <w:t>IT computing facilities are connected to the gigabit campus backbone. The PI and students have access to</w:t>
      </w:r>
      <w:r>
        <w:rPr>
          <w:spacing w:val="1"/>
          <w:w w:val="110"/>
        </w:rPr>
        <w:t xml:space="preserve"> </w:t>
      </w:r>
      <w:r>
        <w:rPr>
          <w:w w:val="110"/>
        </w:rPr>
        <w:t>the computing facilities via Ethernet/Wireless connections. WSU also provides web spaces and dedicated</w:t>
      </w:r>
      <w:r>
        <w:rPr>
          <w:spacing w:val="1"/>
          <w:w w:val="110"/>
        </w:rPr>
        <w:t xml:space="preserve"> </w:t>
      </w:r>
      <w:r>
        <w:rPr>
          <w:w w:val="110"/>
        </w:rPr>
        <w:t>URLs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hosting</w:t>
      </w:r>
      <w:r>
        <w:rPr>
          <w:spacing w:val="-3"/>
          <w:w w:val="110"/>
        </w:rPr>
        <w:t xml:space="preserve"> </w:t>
      </w:r>
      <w:r>
        <w:rPr>
          <w:w w:val="110"/>
        </w:rPr>
        <w:t>webpages.</w:t>
      </w:r>
      <w:r>
        <w:rPr>
          <w:spacing w:val="15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university</w:t>
      </w:r>
      <w:r>
        <w:rPr>
          <w:spacing w:val="-3"/>
          <w:w w:val="110"/>
        </w:rPr>
        <w:t xml:space="preserve"> </w:t>
      </w:r>
      <w:r>
        <w:rPr>
          <w:w w:val="110"/>
        </w:rPr>
        <w:t>also</w:t>
      </w:r>
      <w:r>
        <w:rPr>
          <w:spacing w:val="-3"/>
          <w:w w:val="110"/>
        </w:rPr>
        <w:t xml:space="preserve"> </w:t>
      </w:r>
      <w:r>
        <w:rPr>
          <w:w w:val="110"/>
        </w:rPr>
        <w:t>provides</w:t>
      </w:r>
      <w:r>
        <w:rPr>
          <w:spacing w:val="-3"/>
          <w:w w:val="110"/>
        </w:rPr>
        <w:t xml:space="preserve"> </w:t>
      </w:r>
      <w:r>
        <w:rPr>
          <w:w w:val="110"/>
        </w:rPr>
        <w:t>video</w:t>
      </w:r>
      <w:r>
        <w:rPr>
          <w:spacing w:val="-3"/>
          <w:w w:val="110"/>
        </w:rPr>
        <w:t xml:space="preserve"> </w:t>
      </w:r>
      <w:r>
        <w:rPr>
          <w:w w:val="110"/>
        </w:rPr>
        <w:t>conferencing</w:t>
      </w:r>
      <w:r>
        <w:rPr>
          <w:spacing w:val="-3"/>
          <w:w w:val="110"/>
        </w:rPr>
        <w:t xml:space="preserve"> </w:t>
      </w:r>
      <w:r>
        <w:rPr>
          <w:w w:val="110"/>
        </w:rPr>
        <w:t>software</w:t>
      </w:r>
      <w:r>
        <w:rPr>
          <w:spacing w:val="-3"/>
          <w:w w:val="110"/>
        </w:rPr>
        <w:t xml:space="preserve"> </w:t>
      </w:r>
      <w:r>
        <w:rPr>
          <w:w w:val="110"/>
        </w:rPr>
        <w:t>(Zoom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Teams)</w:t>
      </w:r>
      <w:r>
        <w:rPr>
          <w:spacing w:val="-53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5"/>
          <w:w w:val="110"/>
        </w:rPr>
        <w:t xml:space="preserve"> </w:t>
      </w:r>
      <w:r>
        <w:rPr>
          <w:w w:val="110"/>
        </w:rPr>
        <w:t>be</w:t>
      </w:r>
      <w:r>
        <w:rPr>
          <w:spacing w:val="-6"/>
          <w:w w:val="110"/>
        </w:rPr>
        <w:t xml:space="preserve"> </w:t>
      </w:r>
      <w:r>
        <w:rPr>
          <w:w w:val="110"/>
        </w:rPr>
        <w:t>used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hold</w:t>
      </w:r>
      <w:r>
        <w:rPr>
          <w:spacing w:val="-5"/>
          <w:w w:val="110"/>
        </w:rPr>
        <w:t xml:space="preserve"> </w:t>
      </w:r>
      <w:r>
        <w:rPr>
          <w:w w:val="110"/>
        </w:rPr>
        <w:t>virtual</w:t>
      </w:r>
      <w:r>
        <w:rPr>
          <w:spacing w:val="-6"/>
          <w:w w:val="110"/>
        </w:rPr>
        <w:t xml:space="preserve"> </w:t>
      </w:r>
      <w:r>
        <w:rPr>
          <w:w w:val="110"/>
        </w:rPr>
        <w:t>meetings.</w:t>
      </w:r>
    </w:p>
    <w:p w14:paraId="20597C1A" w14:textId="77777777" w:rsidR="00F85719" w:rsidRDefault="00F85719">
      <w:pPr>
        <w:pStyle w:val="BodyText"/>
        <w:kinsoku w:val="0"/>
        <w:overflowPunct w:val="0"/>
        <w:ind w:left="0"/>
      </w:pPr>
    </w:p>
    <w:p w14:paraId="23FAB781" w14:textId="77777777" w:rsidR="00F85719" w:rsidRDefault="003C5D07">
      <w:pPr>
        <w:pStyle w:val="BodyText"/>
        <w:kinsoku w:val="0"/>
        <w:overflowPunct w:val="0"/>
        <w:ind w:left="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 wp14:anchorId="67853D4B" wp14:editId="7D8D59C8">
                <wp:simplePos x="0" y="0"/>
                <wp:positionH relativeFrom="page">
                  <wp:posOffset>914400</wp:posOffset>
                </wp:positionH>
                <wp:positionV relativeFrom="paragraph">
                  <wp:posOffset>175895</wp:posOffset>
                </wp:positionV>
                <wp:extent cx="2377440" cy="635"/>
                <wp:effectExtent l="0" t="0" r="0" b="0"/>
                <wp:wrapTopAndBottom/>
                <wp:docPr id="1" name="Freeform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7440" cy="635"/>
                        </a:xfrm>
                        <a:custGeom>
                          <a:avLst/>
                          <a:gdLst>
                            <a:gd name="T0" fmla="*/ 0 w 3744"/>
                            <a:gd name="T1" fmla="*/ 0 h 1"/>
                            <a:gd name="T2" fmla="*/ 3743 w 3744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744" h="1">
                              <a:moveTo>
                                <a:pt x="0" y="0"/>
                              </a:moveTo>
                              <a:lnTo>
                                <a:pt x="3743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C21A42F" id="Freeform 260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3.85pt,259.15pt,13.85pt" coordsize="3744,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" o:allowincell="f" filled="f" strokeweight=".14039mm">
                <v:path arrowok="t" o:connecttype="custom" o:connectlocs="0,0;2376805,0" o:connectangles="0,0"/>
                <w10:wrap type="topAndBottom" anchorx="page"/>
              </v:polyline>
            </w:pict>
          </mc:Fallback>
        </mc:AlternateContent>
      </w:r>
    </w:p>
    <w:p w14:paraId="645EA355" w14:textId="77777777" w:rsidR="00F85719" w:rsidRDefault="00D251A0">
      <w:pPr>
        <w:pStyle w:val="BodyText"/>
        <w:kinsoku w:val="0"/>
        <w:overflowPunct w:val="0"/>
        <w:spacing w:before="20"/>
        <w:ind w:left="337"/>
        <w:rPr>
          <w:sz w:val="16"/>
          <w:szCs w:val="16"/>
        </w:rPr>
      </w:pPr>
      <w:r>
        <w:rPr>
          <w:position w:val="6"/>
          <w:sz w:val="12"/>
          <w:szCs w:val="12"/>
        </w:rPr>
        <w:t>1</w:t>
      </w:r>
      <w:r>
        <w:rPr>
          <w:rFonts w:ascii="Courier New" w:hAnsi="Courier New" w:cs="Courier New"/>
          <w:sz w:val="16"/>
          <w:szCs w:val="16"/>
        </w:rPr>
        <w:t>https://cps2rl.github.io</w:t>
      </w:r>
      <w:r>
        <w:rPr>
          <w:sz w:val="16"/>
          <w:szCs w:val="16"/>
        </w:rPr>
        <w:t>.</w:t>
      </w:r>
    </w:p>
    <w:p w14:paraId="1DACDB0F" w14:textId="77777777" w:rsidR="00F85719" w:rsidRDefault="00F85719">
      <w:pPr>
        <w:pStyle w:val="BodyText"/>
        <w:kinsoku w:val="0"/>
        <w:overflowPunct w:val="0"/>
        <w:spacing w:before="20"/>
        <w:ind w:left="337"/>
        <w:rPr>
          <w:sz w:val="16"/>
          <w:szCs w:val="16"/>
        </w:rPr>
        <w:sectPr w:rsidR="00F85719">
          <w:footerReference w:type="default" r:id="rId111"/>
          <w:pgSz w:w="12240" w:h="15840"/>
          <w:pgMar w:top="1340" w:right="1320" w:bottom="1020" w:left="1320" w:header="0" w:footer="830" w:gutter="0"/>
          <w:cols w:space="720"/>
          <w:noEndnote/>
        </w:sectPr>
      </w:pPr>
    </w:p>
    <w:p w14:paraId="0B5C8680" w14:textId="77777777" w:rsidR="00F85719" w:rsidRDefault="00D251A0">
      <w:pPr>
        <w:pStyle w:val="Heading1"/>
        <w:kinsoku w:val="0"/>
        <w:overflowPunct w:val="0"/>
        <w:rPr>
          <w:w w:val="105"/>
        </w:rPr>
      </w:pPr>
      <w:r>
        <w:rPr>
          <w:spacing w:val="-1"/>
          <w:w w:val="105"/>
        </w:rPr>
        <w:lastRenderedPageBreak/>
        <w:t>DATA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MANAGEMENT</w:t>
      </w:r>
      <w:r>
        <w:rPr>
          <w:spacing w:val="-12"/>
          <w:w w:val="105"/>
        </w:rPr>
        <w:t xml:space="preserve"> </w:t>
      </w:r>
      <w:r>
        <w:rPr>
          <w:w w:val="105"/>
        </w:rPr>
        <w:t>PLAN</w:t>
      </w:r>
    </w:p>
    <w:p w14:paraId="77A08AE1" w14:textId="77777777" w:rsidR="00F85719" w:rsidRDefault="00F85719">
      <w:pPr>
        <w:pStyle w:val="BodyText"/>
        <w:kinsoku w:val="0"/>
        <w:overflowPunct w:val="0"/>
        <w:spacing w:before="8"/>
        <w:ind w:left="0"/>
        <w:rPr>
          <w:b/>
          <w:bCs/>
          <w:sz w:val="36"/>
          <w:szCs w:val="36"/>
        </w:rPr>
      </w:pPr>
    </w:p>
    <w:p w14:paraId="64FCC449" w14:textId="77777777" w:rsidR="00F85719" w:rsidRDefault="00D251A0">
      <w:pPr>
        <w:pStyle w:val="Heading2"/>
        <w:numPr>
          <w:ilvl w:val="0"/>
          <w:numId w:val="2"/>
        </w:numPr>
        <w:tabs>
          <w:tab w:val="left" w:pos="479"/>
        </w:tabs>
        <w:kinsoku w:val="0"/>
        <w:overflowPunct w:val="0"/>
        <w:rPr>
          <w:w w:val="105"/>
        </w:rPr>
      </w:pPr>
      <w:r>
        <w:rPr>
          <w:w w:val="105"/>
        </w:rPr>
        <w:t>Types of Data</w:t>
      </w:r>
    </w:p>
    <w:p w14:paraId="500309BF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20" w:firstLine="298"/>
        <w:rPr>
          <w:w w:val="110"/>
        </w:rPr>
      </w:pPr>
      <w:r>
        <w:rPr>
          <w:w w:val="110"/>
        </w:rPr>
        <w:t>We</w:t>
      </w:r>
      <w:r>
        <w:rPr>
          <w:spacing w:val="11"/>
          <w:w w:val="110"/>
        </w:rPr>
        <w:t xml:space="preserve"> </w:t>
      </w:r>
      <w:r>
        <w:rPr>
          <w:w w:val="110"/>
        </w:rPr>
        <w:t>will</w:t>
      </w:r>
      <w:r>
        <w:rPr>
          <w:spacing w:val="11"/>
          <w:w w:val="110"/>
        </w:rPr>
        <w:t xml:space="preserve"> </w:t>
      </w:r>
      <w:r>
        <w:rPr>
          <w:w w:val="110"/>
        </w:rPr>
        <w:t>not</w:t>
      </w:r>
      <w:r>
        <w:rPr>
          <w:spacing w:val="11"/>
          <w:w w:val="110"/>
        </w:rPr>
        <w:t xml:space="preserve"> </w:t>
      </w:r>
      <w:r>
        <w:rPr>
          <w:w w:val="110"/>
        </w:rPr>
        <w:t>use</w:t>
      </w:r>
      <w:r>
        <w:rPr>
          <w:spacing w:val="11"/>
          <w:w w:val="110"/>
        </w:rPr>
        <w:t xml:space="preserve"> </w:t>
      </w:r>
      <w:r>
        <w:rPr>
          <w:w w:val="110"/>
        </w:rPr>
        <w:t>any</w:t>
      </w:r>
      <w:r>
        <w:rPr>
          <w:spacing w:val="12"/>
          <w:w w:val="110"/>
        </w:rPr>
        <w:t xml:space="preserve"> </w:t>
      </w:r>
      <w:r>
        <w:rPr>
          <w:w w:val="110"/>
        </w:rPr>
        <w:t>data</w:t>
      </w:r>
      <w:r>
        <w:rPr>
          <w:spacing w:val="11"/>
          <w:w w:val="110"/>
        </w:rPr>
        <w:t xml:space="preserve"> </w:t>
      </w:r>
      <w:r>
        <w:rPr>
          <w:w w:val="110"/>
        </w:rPr>
        <w:t>from</w:t>
      </w:r>
      <w:r>
        <w:rPr>
          <w:spacing w:val="11"/>
          <w:w w:val="110"/>
        </w:rPr>
        <w:t xml:space="preserve"> </w:t>
      </w:r>
      <w:r>
        <w:rPr>
          <w:w w:val="110"/>
        </w:rPr>
        <w:t>other</w:t>
      </w:r>
      <w:r>
        <w:rPr>
          <w:spacing w:val="11"/>
          <w:w w:val="110"/>
        </w:rPr>
        <w:t xml:space="preserve"> </w:t>
      </w:r>
      <w:r>
        <w:rPr>
          <w:w w:val="110"/>
        </w:rPr>
        <w:t>sources</w:t>
      </w:r>
      <w:r>
        <w:rPr>
          <w:spacing w:val="12"/>
          <w:w w:val="110"/>
        </w:rPr>
        <w:t xml:space="preserve"> </w:t>
      </w:r>
      <w:r>
        <w:rPr>
          <w:w w:val="110"/>
        </w:rPr>
        <w:t>except</w:t>
      </w:r>
      <w:r>
        <w:rPr>
          <w:spacing w:val="11"/>
          <w:w w:val="110"/>
        </w:rPr>
        <w:t xml:space="preserve"> </w:t>
      </w:r>
      <w:r>
        <w:rPr>
          <w:w w:val="110"/>
        </w:rPr>
        <w:t>those</w:t>
      </w:r>
      <w:r>
        <w:rPr>
          <w:spacing w:val="11"/>
          <w:w w:val="110"/>
        </w:rPr>
        <w:t xml:space="preserve"> </w:t>
      </w:r>
      <w:r>
        <w:rPr>
          <w:w w:val="110"/>
        </w:rPr>
        <w:t>generated</w:t>
      </w:r>
      <w:r>
        <w:rPr>
          <w:spacing w:val="11"/>
          <w:w w:val="110"/>
        </w:rPr>
        <w:t xml:space="preserve"> </w:t>
      </w:r>
      <w:r>
        <w:rPr>
          <w:w w:val="110"/>
        </w:rPr>
        <w:t>from</w:t>
      </w:r>
      <w:r>
        <w:rPr>
          <w:spacing w:val="12"/>
          <w:w w:val="110"/>
        </w:rPr>
        <w:t xml:space="preserve"> </w:t>
      </w:r>
      <w:r>
        <w:rPr>
          <w:w w:val="110"/>
        </w:rPr>
        <w:t>our</w:t>
      </w:r>
      <w:r>
        <w:rPr>
          <w:spacing w:val="11"/>
          <w:w w:val="110"/>
        </w:rPr>
        <w:t xml:space="preserve"> </w:t>
      </w:r>
      <w:r>
        <w:rPr>
          <w:w w:val="110"/>
        </w:rPr>
        <w:t>research</w:t>
      </w:r>
      <w:r>
        <w:rPr>
          <w:spacing w:val="11"/>
          <w:w w:val="110"/>
        </w:rPr>
        <w:t xml:space="preserve"> </w:t>
      </w:r>
      <w:r>
        <w:rPr>
          <w:w w:val="110"/>
        </w:rPr>
        <w:t>activities.</w:t>
      </w:r>
      <w:r>
        <w:rPr>
          <w:spacing w:val="2"/>
          <w:w w:val="110"/>
        </w:rPr>
        <w:t xml:space="preserve"> </w:t>
      </w:r>
      <w:r>
        <w:rPr>
          <w:w w:val="110"/>
        </w:rPr>
        <w:t>We</w:t>
      </w:r>
      <w:r>
        <w:rPr>
          <w:spacing w:val="-52"/>
          <w:w w:val="110"/>
        </w:rPr>
        <w:t xml:space="preserve"> </w:t>
      </w:r>
      <w:r>
        <w:rPr>
          <w:w w:val="110"/>
        </w:rPr>
        <w:t>expect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following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be</w:t>
      </w:r>
      <w:r>
        <w:rPr>
          <w:spacing w:val="-3"/>
          <w:w w:val="110"/>
        </w:rPr>
        <w:t xml:space="preserve"> </w:t>
      </w:r>
      <w:r>
        <w:rPr>
          <w:w w:val="110"/>
        </w:rPr>
        <w:t>generated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direct</w:t>
      </w:r>
      <w:r>
        <w:rPr>
          <w:spacing w:val="-3"/>
          <w:w w:val="110"/>
        </w:rPr>
        <w:t xml:space="preserve"> </w:t>
      </w:r>
      <w:r>
        <w:rPr>
          <w:w w:val="110"/>
        </w:rPr>
        <w:t>result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work</w:t>
      </w:r>
      <w:r>
        <w:rPr>
          <w:spacing w:val="-3"/>
          <w:w w:val="110"/>
        </w:rPr>
        <w:t xml:space="preserve"> </w:t>
      </w:r>
      <w:r>
        <w:rPr>
          <w:w w:val="110"/>
        </w:rPr>
        <w:t>being</w:t>
      </w:r>
      <w:r>
        <w:rPr>
          <w:spacing w:val="-3"/>
          <w:w w:val="110"/>
        </w:rPr>
        <w:t xml:space="preserve"> </w:t>
      </w:r>
      <w:r>
        <w:rPr>
          <w:w w:val="110"/>
        </w:rPr>
        <w:t>proposed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project:</w:t>
      </w:r>
    </w:p>
    <w:p w14:paraId="1F99CD70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98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Algorithms,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documents,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code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proposed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schemes.</w:t>
      </w:r>
    </w:p>
    <w:p w14:paraId="6A6B0E7D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6"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Metrics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analyze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effectiveness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integration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techniques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4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evaluated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values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based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on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these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metrics.</w:t>
      </w:r>
    </w:p>
    <w:p w14:paraId="2817B238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0" w:line="228" w:lineRule="exact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Use cases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test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harnesses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our implementations.</w:t>
      </w:r>
    </w:p>
    <w:p w14:paraId="301CDBE5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7" w:line="242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Source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code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2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documentation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related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</w:t>
      </w:r>
      <w:r>
        <w:rPr>
          <w:spacing w:val="2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integrating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security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techniques</w:t>
      </w:r>
      <w:r>
        <w:rPr>
          <w:spacing w:val="2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in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commodity</w:t>
      </w:r>
      <w:r>
        <w:rPr>
          <w:spacing w:val="2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operating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systems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(RT_PREEMPT,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LITMUS</w:t>
      </w:r>
      <w:r>
        <w:rPr>
          <w:w w:val="110"/>
          <w:position w:val="7"/>
          <w:sz w:val="15"/>
          <w:szCs w:val="15"/>
        </w:rPr>
        <w:t>RT</w:t>
      </w:r>
      <w:r>
        <w:rPr>
          <w:w w:val="110"/>
          <w:sz w:val="20"/>
          <w:szCs w:val="20"/>
        </w:rPr>
        <w:t>,</w:t>
      </w:r>
      <w:r>
        <w:rPr>
          <w:spacing w:val="-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9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OP-TEE).</w:t>
      </w:r>
    </w:p>
    <w:p w14:paraId="5E2CB9F4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5" w:line="268" w:lineRule="auto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Analyses</w:t>
      </w:r>
      <w:r>
        <w:rPr>
          <w:spacing w:val="1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evaluation</w:t>
      </w:r>
      <w:r>
        <w:rPr>
          <w:spacing w:val="1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tools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such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as</w:t>
      </w:r>
      <w:r>
        <w:rPr>
          <w:spacing w:val="1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simulation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frameworks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1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</w:t>
      </w:r>
      <w:r>
        <w:rPr>
          <w:spacing w:val="17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hardware</w:t>
      </w:r>
      <w:r>
        <w:rPr>
          <w:spacing w:val="18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testbeds</w:t>
      </w:r>
      <w:r>
        <w:rPr>
          <w:spacing w:val="-5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(ground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rover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robotic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arm).</w:t>
      </w:r>
    </w:p>
    <w:p w14:paraId="74E6B6B4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0" w:line="228" w:lineRule="exact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Design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of experiments,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experimental results,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analysis, and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videos for</w:t>
      </w:r>
      <w:r>
        <w:rPr>
          <w:spacing w:val="-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demonstrations.</w:t>
      </w:r>
    </w:p>
    <w:p w14:paraId="51FC1B43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7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Reference designs for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URCAF competition developed</w:t>
      </w:r>
      <w:r>
        <w:rPr>
          <w:spacing w:val="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by undergraduate students.</w:t>
      </w:r>
    </w:p>
    <w:p w14:paraId="4FAECD8E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6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Student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reports,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project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designs,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software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artifacts,</w:t>
      </w:r>
      <w:r>
        <w:rPr>
          <w:spacing w:val="-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3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theses.</w:t>
      </w:r>
    </w:p>
    <w:p w14:paraId="00108FDD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7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Scientific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publications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with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research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findings.</w:t>
      </w:r>
    </w:p>
    <w:p w14:paraId="166BCB82" w14:textId="77777777" w:rsidR="00F85719" w:rsidRDefault="00D251A0">
      <w:pPr>
        <w:pStyle w:val="ListParagraph"/>
        <w:numPr>
          <w:ilvl w:val="1"/>
          <w:numId w:val="2"/>
        </w:numPr>
        <w:tabs>
          <w:tab w:val="left" w:pos="619"/>
        </w:tabs>
        <w:kinsoku w:val="0"/>
        <w:overflowPunct w:val="0"/>
        <w:spacing w:before="26"/>
        <w:ind w:right="0" w:hanging="222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Course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materials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(e.g.,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lecture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notes,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presentation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slides,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exams,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and</w:t>
      </w:r>
      <w:r>
        <w:rPr>
          <w:spacing w:val="-6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project</w:t>
      </w:r>
      <w:r>
        <w:rPr>
          <w:spacing w:val="-5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assignments).</w:t>
      </w:r>
    </w:p>
    <w:p w14:paraId="406AF2E0" w14:textId="77777777" w:rsidR="00F85719" w:rsidRDefault="00F85719">
      <w:pPr>
        <w:pStyle w:val="BodyText"/>
        <w:kinsoku w:val="0"/>
        <w:overflowPunct w:val="0"/>
        <w:spacing w:before="9"/>
        <w:ind w:left="0"/>
        <w:rPr>
          <w:sz w:val="28"/>
          <w:szCs w:val="28"/>
        </w:rPr>
      </w:pPr>
    </w:p>
    <w:p w14:paraId="61F448CB" w14:textId="77777777" w:rsidR="00F85719" w:rsidRDefault="00D251A0">
      <w:pPr>
        <w:pStyle w:val="Heading2"/>
        <w:numPr>
          <w:ilvl w:val="0"/>
          <w:numId w:val="2"/>
        </w:numPr>
        <w:tabs>
          <w:tab w:val="left" w:pos="479"/>
        </w:tabs>
        <w:kinsoku w:val="0"/>
        <w:overflowPunct w:val="0"/>
        <w:rPr>
          <w:w w:val="105"/>
        </w:rPr>
      </w:pP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Metadata</w:t>
      </w:r>
      <w:r>
        <w:rPr>
          <w:spacing w:val="-7"/>
          <w:w w:val="105"/>
        </w:rPr>
        <w:t xml:space="preserve"> </w:t>
      </w:r>
      <w:r>
        <w:rPr>
          <w:w w:val="105"/>
        </w:rPr>
        <w:t>Standards</w:t>
      </w:r>
    </w:p>
    <w:p w14:paraId="73997E11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All data will be electronic. We will utilize industry standards and publicly accepted data formats. The</w:t>
      </w:r>
      <w:r>
        <w:rPr>
          <w:spacing w:val="1"/>
          <w:w w:val="110"/>
        </w:rPr>
        <w:t xml:space="preserve"> </w:t>
      </w:r>
      <w:r>
        <w:rPr>
          <w:w w:val="110"/>
        </w:rPr>
        <w:t>descriptions, algorithms, theories, results will be documented in conference and journal papers, technical</w:t>
      </w:r>
      <w:r>
        <w:rPr>
          <w:spacing w:val="1"/>
          <w:w w:val="110"/>
        </w:rPr>
        <w:t xml:space="preserve"> </w:t>
      </w:r>
      <w:r>
        <w:rPr>
          <w:w w:val="110"/>
        </w:rPr>
        <w:t>reports, research notes, and online files. Source files will be stored in appropriate formats for the specific</w:t>
      </w:r>
      <w:r>
        <w:rPr>
          <w:spacing w:val="1"/>
          <w:w w:val="110"/>
        </w:rPr>
        <w:t xml:space="preserve"> </w:t>
      </w:r>
      <w:r>
        <w:rPr>
          <w:w w:val="110"/>
        </w:rPr>
        <w:t>applications. We will document source code in standard ways that indicate distribution license as well as</w:t>
      </w:r>
      <w:r>
        <w:rPr>
          <w:spacing w:val="1"/>
          <w:w w:val="110"/>
        </w:rPr>
        <w:t xml:space="preserve"> </w:t>
      </w:r>
      <w:r>
        <w:rPr>
          <w:w w:val="110"/>
        </w:rPr>
        <w:t>source</w:t>
      </w:r>
      <w:r>
        <w:rPr>
          <w:spacing w:val="-10"/>
          <w:w w:val="110"/>
        </w:rPr>
        <w:t xml:space="preserve"> </w:t>
      </w:r>
      <w:r>
        <w:rPr>
          <w:w w:val="110"/>
        </w:rPr>
        <w:t>information.</w:t>
      </w:r>
      <w:r>
        <w:rPr>
          <w:spacing w:val="10"/>
          <w:w w:val="110"/>
        </w:rPr>
        <w:t xml:space="preserve"> </w:t>
      </w:r>
      <w:r>
        <w:rPr>
          <w:w w:val="110"/>
        </w:rPr>
        <w:t>Data</w:t>
      </w:r>
      <w:r>
        <w:rPr>
          <w:spacing w:val="-10"/>
          <w:w w:val="110"/>
        </w:rPr>
        <w:t xml:space="preserve"> </w:t>
      </w:r>
      <w:r>
        <w:rPr>
          <w:w w:val="110"/>
        </w:rPr>
        <w:t>sets</w:t>
      </w:r>
      <w:r>
        <w:rPr>
          <w:spacing w:val="-10"/>
          <w:w w:val="110"/>
        </w:rPr>
        <w:t xml:space="preserve"> </w:t>
      </w:r>
      <w:r>
        <w:rPr>
          <w:w w:val="110"/>
        </w:rPr>
        <w:t>will</w:t>
      </w:r>
      <w:r>
        <w:rPr>
          <w:spacing w:val="-10"/>
          <w:w w:val="110"/>
        </w:rPr>
        <w:t xml:space="preserve"> </w:t>
      </w:r>
      <w:r>
        <w:rPr>
          <w:w w:val="110"/>
        </w:rPr>
        <w:t>be</w:t>
      </w:r>
      <w:r>
        <w:rPr>
          <w:spacing w:val="-10"/>
          <w:w w:val="110"/>
        </w:rPr>
        <w:t xml:space="preserve"> </w:t>
      </w:r>
      <w:r>
        <w:rPr>
          <w:w w:val="110"/>
        </w:rPr>
        <w:t>retained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their</w:t>
      </w:r>
      <w:r>
        <w:rPr>
          <w:spacing w:val="-10"/>
          <w:w w:val="110"/>
        </w:rPr>
        <w:t xml:space="preserve"> </w:t>
      </w:r>
      <w:r>
        <w:rPr>
          <w:w w:val="110"/>
        </w:rPr>
        <w:t>original</w:t>
      </w:r>
      <w:r>
        <w:rPr>
          <w:spacing w:val="-10"/>
          <w:w w:val="110"/>
        </w:rPr>
        <w:t xml:space="preserve"> </w:t>
      </w:r>
      <w:r>
        <w:rPr>
          <w:w w:val="110"/>
        </w:rPr>
        <w:t>form</w:t>
      </w:r>
      <w:r>
        <w:rPr>
          <w:spacing w:val="-9"/>
          <w:w w:val="110"/>
        </w:rPr>
        <w:t xml:space="preserve"> </w:t>
      </w:r>
      <w:r>
        <w:rPr>
          <w:w w:val="110"/>
        </w:rPr>
        <w:t>(binary,</w:t>
      </w:r>
      <w:r>
        <w:rPr>
          <w:spacing w:val="-9"/>
          <w:w w:val="110"/>
        </w:rPr>
        <w:t xml:space="preserve"> </w:t>
      </w:r>
      <w:r>
        <w:rPr>
          <w:w w:val="110"/>
        </w:rPr>
        <w:t>CSV,</w:t>
      </w:r>
      <w:r>
        <w:rPr>
          <w:spacing w:val="-10"/>
          <w:w w:val="110"/>
        </w:rPr>
        <w:t xml:space="preserve"> </w:t>
      </w:r>
      <w:r>
        <w:rPr>
          <w:w w:val="110"/>
        </w:rPr>
        <w:t>XML,</w:t>
      </w:r>
      <w:r>
        <w:rPr>
          <w:spacing w:val="-9"/>
          <w:w w:val="110"/>
        </w:rPr>
        <w:t xml:space="preserve"> </w:t>
      </w:r>
      <w:r>
        <w:rPr>
          <w:w w:val="110"/>
        </w:rPr>
        <w:t>JSON).</w:t>
      </w:r>
      <w:r>
        <w:rPr>
          <w:spacing w:val="-11"/>
          <w:w w:val="110"/>
        </w:rPr>
        <w:t xml:space="preserve"> </w:t>
      </w:r>
      <w:r>
        <w:rPr>
          <w:w w:val="110"/>
        </w:rPr>
        <w:t>Videos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53"/>
          <w:w w:val="110"/>
        </w:rPr>
        <w:t xml:space="preserve"> </w:t>
      </w:r>
      <w:r>
        <w:rPr>
          <w:w w:val="110"/>
        </w:rPr>
        <w:t>demonstrations will be recorded in standard format (MP4).</w:t>
      </w:r>
      <w:r>
        <w:rPr>
          <w:spacing w:val="1"/>
          <w:w w:val="110"/>
        </w:rPr>
        <w:t xml:space="preserve"> </w:t>
      </w:r>
      <w:r>
        <w:rPr>
          <w:w w:val="110"/>
        </w:rPr>
        <w:t>If the formats are not standardized, we will</w:t>
      </w:r>
      <w:r>
        <w:rPr>
          <w:spacing w:val="1"/>
          <w:w w:val="110"/>
        </w:rPr>
        <w:t xml:space="preserve"> </w:t>
      </w:r>
      <w:r>
        <w:rPr>
          <w:w w:val="110"/>
        </w:rPr>
        <w:t>provide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relevant</w:t>
      </w:r>
      <w:r>
        <w:rPr>
          <w:spacing w:val="-5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w w:val="110"/>
        </w:rPr>
        <w:t>formats.</w:t>
      </w:r>
    </w:p>
    <w:p w14:paraId="628648B6" w14:textId="77777777" w:rsidR="00F85719" w:rsidRDefault="00F85719">
      <w:pPr>
        <w:pStyle w:val="BodyText"/>
        <w:kinsoku w:val="0"/>
        <w:overflowPunct w:val="0"/>
        <w:spacing w:before="9"/>
        <w:ind w:left="0"/>
        <w:rPr>
          <w:sz w:val="25"/>
          <w:szCs w:val="25"/>
        </w:rPr>
      </w:pPr>
    </w:p>
    <w:p w14:paraId="54A055BE" w14:textId="77777777" w:rsidR="00F85719" w:rsidRDefault="00D251A0">
      <w:pPr>
        <w:pStyle w:val="Heading2"/>
        <w:numPr>
          <w:ilvl w:val="0"/>
          <w:numId w:val="2"/>
        </w:numPr>
        <w:tabs>
          <w:tab w:val="left" w:pos="479"/>
        </w:tabs>
        <w:kinsoku w:val="0"/>
        <w:overflowPunct w:val="0"/>
        <w:rPr>
          <w:w w:val="105"/>
        </w:rPr>
      </w:pPr>
      <w:r>
        <w:rPr>
          <w:w w:val="105"/>
        </w:rPr>
        <w:t>Policies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Access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Sharing</w:t>
      </w:r>
      <w:r>
        <w:rPr>
          <w:spacing w:val="4"/>
          <w:w w:val="105"/>
        </w:rPr>
        <w:t xml:space="preserve"> </w:t>
      </w:r>
      <w:r>
        <w:rPr>
          <w:w w:val="105"/>
        </w:rPr>
        <w:t>and</w:t>
      </w:r>
      <w:r>
        <w:rPr>
          <w:spacing w:val="4"/>
          <w:w w:val="105"/>
        </w:rPr>
        <w:t xml:space="preserve"> </w:t>
      </w:r>
      <w:r>
        <w:rPr>
          <w:w w:val="105"/>
        </w:rPr>
        <w:t>Provisions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4"/>
          <w:w w:val="105"/>
        </w:rPr>
        <w:t xml:space="preserve"> </w:t>
      </w:r>
      <w:r>
        <w:rPr>
          <w:w w:val="105"/>
        </w:rPr>
        <w:t>Appropriate</w:t>
      </w:r>
      <w:r>
        <w:rPr>
          <w:spacing w:val="4"/>
          <w:w w:val="105"/>
        </w:rPr>
        <w:t xml:space="preserve"> </w:t>
      </w:r>
      <w:r>
        <w:rPr>
          <w:w w:val="105"/>
        </w:rPr>
        <w:t>Protection/Privacy</w:t>
      </w:r>
    </w:p>
    <w:p w14:paraId="26063BE2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The PI retains the right to use all data generated as part of this research and anticipates sharing of data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through publications and </w:t>
      </w:r>
      <w:proofErr w:type="gramStart"/>
      <w:r>
        <w:rPr>
          <w:w w:val="110"/>
        </w:rPr>
        <w:t>open source</w:t>
      </w:r>
      <w:proofErr w:type="gramEnd"/>
      <w:r>
        <w:rPr>
          <w:w w:val="110"/>
        </w:rPr>
        <w:t xml:space="preserve"> releases.</w:t>
      </w:r>
      <w:r>
        <w:rPr>
          <w:spacing w:val="1"/>
          <w:w w:val="110"/>
        </w:rPr>
        <w:t xml:space="preserve"> </w:t>
      </w:r>
      <w:r>
        <w:rPr>
          <w:w w:val="110"/>
        </w:rPr>
        <w:t>There will be no copyright or licensing issues associated</w:t>
      </w:r>
      <w:r>
        <w:rPr>
          <w:spacing w:val="1"/>
          <w:w w:val="110"/>
        </w:rPr>
        <w:t xml:space="preserve"> </w:t>
      </w:r>
      <w:r>
        <w:rPr>
          <w:w w:val="110"/>
        </w:rPr>
        <w:t>with the data being collected and maintained. This study will only collect non-sensitive data. We will not</w:t>
      </w:r>
      <w:r>
        <w:rPr>
          <w:spacing w:val="1"/>
          <w:w w:val="110"/>
        </w:rPr>
        <w:t xml:space="preserve"> </w:t>
      </w:r>
      <w:r>
        <w:rPr>
          <w:w w:val="110"/>
        </w:rPr>
        <w:t>collect any private data in this research, and no personal identifiers will be recorded or retained by the PI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w w:val="110"/>
        </w:rPr>
        <w:t>students.</w:t>
      </w:r>
      <w:r>
        <w:rPr>
          <w:spacing w:val="6"/>
          <w:w w:val="110"/>
        </w:rPr>
        <w:t xml:space="preserve"> </w:t>
      </w:r>
      <w:r>
        <w:rPr>
          <w:w w:val="110"/>
        </w:rPr>
        <w:t>Hence,</w:t>
      </w:r>
      <w:r>
        <w:rPr>
          <w:spacing w:val="-6"/>
          <w:w w:val="110"/>
        </w:rPr>
        <w:t xml:space="preserve"> </w:t>
      </w:r>
      <w:r>
        <w:rPr>
          <w:w w:val="110"/>
        </w:rPr>
        <w:t>there</w:t>
      </w:r>
      <w:r>
        <w:rPr>
          <w:spacing w:val="-5"/>
          <w:w w:val="110"/>
        </w:rPr>
        <w:t xml:space="preserve"> </w:t>
      </w:r>
      <w:r>
        <w:rPr>
          <w:w w:val="110"/>
        </w:rPr>
        <w:t>will</w:t>
      </w:r>
      <w:r>
        <w:rPr>
          <w:spacing w:val="-6"/>
          <w:w w:val="110"/>
        </w:rPr>
        <w:t xml:space="preserve"> </w:t>
      </w:r>
      <w:r>
        <w:rPr>
          <w:w w:val="110"/>
        </w:rPr>
        <w:t>be</w:t>
      </w:r>
      <w:r>
        <w:rPr>
          <w:spacing w:val="-6"/>
          <w:w w:val="110"/>
        </w:rPr>
        <w:t xml:space="preserve"> </w:t>
      </w:r>
      <w:r>
        <w:rPr>
          <w:w w:val="110"/>
        </w:rPr>
        <w:t>no</w:t>
      </w:r>
      <w:r>
        <w:rPr>
          <w:spacing w:val="-5"/>
          <w:w w:val="110"/>
        </w:rPr>
        <w:t xml:space="preserve"> </w:t>
      </w:r>
      <w:r>
        <w:rPr>
          <w:w w:val="110"/>
        </w:rPr>
        <w:t>privacy</w:t>
      </w:r>
      <w:r>
        <w:rPr>
          <w:spacing w:val="-6"/>
          <w:w w:val="110"/>
        </w:rPr>
        <w:t xml:space="preserve"> </w:t>
      </w:r>
      <w:r>
        <w:rPr>
          <w:w w:val="110"/>
        </w:rPr>
        <w:t>concerns.</w:t>
      </w:r>
    </w:p>
    <w:p w14:paraId="5834091E" w14:textId="77777777" w:rsidR="00F85719" w:rsidRDefault="00D251A0">
      <w:pPr>
        <w:pStyle w:val="BodyText"/>
        <w:kinsoku w:val="0"/>
        <w:overflowPunct w:val="0"/>
        <w:spacing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Any</w:t>
      </w:r>
      <w:r>
        <w:rPr>
          <w:spacing w:val="-10"/>
          <w:w w:val="110"/>
        </w:rPr>
        <w:t xml:space="preserve"> </w:t>
      </w:r>
      <w:r>
        <w:rPr>
          <w:w w:val="110"/>
        </w:rPr>
        <w:t>vulnerabilities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existing</w:t>
      </w:r>
      <w:r>
        <w:rPr>
          <w:spacing w:val="-9"/>
          <w:w w:val="110"/>
        </w:rPr>
        <w:t xml:space="preserve"> </w:t>
      </w:r>
      <w:r>
        <w:rPr>
          <w:w w:val="110"/>
        </w:rPr>
        <w:t>systems,</w:t>
      </w:r>
      <w:r>
        <w:rPr>
          <w:spacing w:val="-9"/>
          <w:w w:val="110"/>
        </w:rPr>
        <w:t xml:space="preserve"> </w:t>
      </w:r>
      <w:r>
        <w:rPr>
          <w:w w:val="110"/>
        </w:rPr>
        <w:t>if</w:t>
      </w:r>
      <w:r>
        <w:rPr>
          <w:spacing w:val="-10"/>
          <w:w w:val="110"/>
        </w:rPr>
        <w:t xml:space="preserve"> </w:t>
      </w:r>
      <w:r>
        <w:rPr>
          <w:w w:val="110"/>
        </w:rPr>
        <w:t>discovered,</w:t>
      </w:r>
      <w:r>
        <w:rPr>
          <w:spacing w:val="-8"/>
          <w:w w:val="110"/>
        </w:rPr>
        <w:t xml:space="preserve"> </w:t>
      </w:r>
      <w:r>
        <w:rPr>
          <w:w w:val="110"/>
        </w:rPr>
        <w:t>will</w:t>
      </w:r>
      <w:r>
        <w:rPr>
          <w:spacing w:val="-9"/>
          <w:w w:val="110"/>
        </w:rPr>
        <w:t xml:space="preserve"> </w:t>
      </w:r>
      <w:r>
        <w:rPr>
          <w:w w:val="110"/>
        </w:rPr>
        <w:t>be</w:t>
      </w:r>
      <w:r>
        <w:rPr>
          <w:spacing w:val="-9"/>
          <w:w w:val="110"/>
        </w:rPr>
        <w:t xml:space="preserve"> </w:t>
      </w:r>
      <w:r>
        <w:rPr>
          <w:w w:val="110"/>
        </w:rPr>
        <w:t>dealt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following</w:t>
      </w:r>
      <w:r>
        <w:rPr>
          <w:spacing w:val="-9"/>
          <w:w w:val="110"/>
        </w:rPr>
        <w:t xml:space="preserve"> </w:t>
      </w:r>
      <w:r>
        <w:rPr>
          <w:w w:val="110"/>
        </w:rPr>
        <w:t>manner:</w:t>
      </w:r>
      <w:r>
        <w:rPr>
          <w:spacing w:val="5"/>
          <w:w w:val="110"/>
        </w:rPr>
        <w:t xml:space="preserve"> </w:t>
      </w:r>
      <w:r>
        <w:rPr>
          <w:i/>
          <w:iCs/>
          <w:w w:val="110"/>
        </w:rPr>
        <w:t>(a)</w:t>
      </w:r>
      <w:r>
        <w:rPr>
          <w:i/>
          <w:iCs/>
          <w:spacing w:val="-9"/>
          <w:w w:val="110"/>
        </w:rPr>
        <w:t xml:space="preserve"> </w:t>
      </w:r>
      <w:r>
        <w:rPr>
          <w:w w:val="110"/>
        </w:rPr>
        <w:t>we</w:t>
      </w:r>
      <w:r>
        <w:rPr>
          <w:spacing w:val="-53"/>
          <w:w w:val="110"/>
        </w:rPr>
        <w:t xml:space="preserve"> </w:t>
      </w:r>
      <w:r>
        <w:rPr>
          <w:w w:val="110"/>
        </w:rPr>
        <w:t xml:space="preserve">will actively work with the vendors to develop patches/safeguards that can mitigate the issues; </w:t>
      </w:r>
      <w:r>
        <w:rPr>
          <w:i/>
          <w:iCs/>
          <w:w w:val="110"/>
        </w:rPr>
        <w:t xml:space="preserve">(b) </w:t>
      </w:r>
      <w:r>
        <w:rPr>
          <w:w w:val="110"/>
        </w:rPr>
        <w:t>we will</w:t>
      </w:r>
      <w:r>
        <w:rPr>
          <w:spacing w:val="-52"/>
          <w:w w:val="110"/>
        </w:rPr>
        <w:t xml:space="preserve"> </w:t>
      </w:r>
      <w:r>
        <w:rPr>
          <w:w w:val="110"/>
        </w:rPr>
        <w:t>further provide 3–6 months of lead times to vendors in case they wish to work on the fix themselves. The</w:t>
      </w:r>
      <w:r>
        <w:rPr>
          <w:spacing w:val="1"/>
          <w:w w:val="110"/>
        </w:rPr>
        <w:t xml:space="preserve"> </w:t>
      </w:r>
      <w:r>
        <w:rPr>
          <w:w w:val="110"/>
        </w:rPr>
        <w:t>PI</w:t>
      </w:r>
      <w:r>
        <w:rPr>
          <w:spacing w:val="-4"/>
          <w:w w:val="110"/>
        </w:rPr>
        <w:t xml:space="preserve"> </w:t>
      </w:r>
      <w:r>
        <w:rPr>
          <w:w w:val="110"/>
        </w:rPr>
        <w:t>will</w:t>
      </w:r>
      <w:r>
        <w:rPr>
          <w:spacing w:val="-3"/>
          <w:w w:val="110"/>
        </w:rPr>
        <w:t xml:space="preserve"> </w:t>
      </w:r>
      <w:r>
        <w:rPr>
          <w:w w:val="110"/>
        </w:rPr>
        <w:t>only</w:t>
      </w:r>
      <w:r>
        <w:rPr>
          <w:spacing w:val="-3"/>
          <w:w w:val="110"/>
        </w:rPr>
        <w:t xml:space="preserve"> </w:t>
      </w:r>
      <w:r>
        <w:rPr>
          <w:w w:val="110"/>
        </w:rPr>
        <w:t>publish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3"/>
          <w:w w:val="110"/>
        </w:rPr>
        <w:t xml:space="preserve"> </w:t>
      </w:r>
      <w:r>
        <w:rPr>
          <w:w w:val="110"/>
        </w:rPr>
        <w:t>once</w:t>
      </w:r>
      <w:r>
        <w:rPr>
          <w:spacing w:val="-4"/>
          <w:w w:val="110"/>
        </w:rPr>
        <w:t xml:space="preserve"> </w:t>
      </w:r>
      <w:r>
        <w:rPr>
          <w:w w:val="110"/>
        </w:rPr>
        <w:t>these</w:t>
      </w:r>
      <w:r>
        <w:rPr>
          <w:spacing w:val="-3"/>
          <w:w w:val="110"/>
        </w:rPr>
        <w:t xml:space="preserve"> </w:t>
      </w:r>
      <w:r>
        <w:rPr>
          <w:w w:val="110"/>
        </w:rPr>
        <w:t>processes</w:t>
      </w:r>
      <w:r>
        <w:rPr>
          <w:spacing w:val="-3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been</w:t>
      </w:r>
      <w:r>
        <w:rPr>
          <w:spacing w:val="-3"/>
          <w:w w:val="110"/>
        </w:rPr>
        <w:t xml:space="preserve"> </w:t>
      </w:r>
      <w:r>
        <w:rPr>
          <w:w w:val="110"/>
        </w:rPr>
        <w:t>completed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4"/>
          <w:w w:val="110"/>
        </w:rPr>
        <w:t xml:space="preserve"> </w:t>
      </w:r>
      <w:r>
        <w:rPr>
          <w:w w:val="110"/>
        </w:rPr>
        <w:t>lead</w:t>
      </w:r>
      <w:r>
        <w:rPr>
          <w:spacing w:val="-3"/>
          <w:w w:val="110"/>
        </w:rPr>
        <w:t xml:space="preserve"> </w:t>
      </w:r>
      <w:r>
        <w:rPr>
          <w:w w:val="110"/>
        </w:rPr>
        <w:t>times</w:t>
      </w:r>
      <w:r>
        <w:rPr>
          <w:spacing w:val="-3"/>
          <w:w w:val="110"/>
        </w:rPr>
        <w:t xml:space="preserve"> </w:t>
      </w:r>
      <w:r>
        <w:rPr>
          <w:w w:val="110"/>
        </w:rPr>
        <w:t>have</w:t>
      </w:r>
      <w:r>
        <w:rPr>
          <w:spacing w:val="-4"/>
          <w:w w:val="110"/>
        </w:rPr>
        <w:t xml:space="preserve"> </w:t>
      </w:r>
      <w:r>
        <w:rPr>
          <w:w w:val="110"/>
        </w:rPr>
        <w:t>lapsed.</w:t>
      </w:r>
    </w:p>
    <w:p w14:paraId="5F4EB0B1" w14:textId="77777777" w:rsidR="00F85719" w:rsidRDefault="00F85719">
      <w:pPr>
        <w:pStyle w:val="BodyText"/>
        <w:kinsoku w:val="0"/>
        <w:overflowPunct w:val="0"/>
        <w:spacing w:before="7"/>
        <w:ind w:left="0"/>
        <w:rPr>
          <w:sz w:val="25"/>
          <w:szCs w:val="25"/>
        </w:rPr>
      </w:pPr>
    </w:p>
    <w:p w14:paraId="68DD6C9C" w14:textId="77777777" w:rsidR="00F85719" w:rsidRDefault="00D251A0">
      <w:pPr>
        <w:pStyle w:val="Heading2"/>
        <w:numPr>
          <w:ilvl w:val="0"/>
          <w:numId w:val="2"/>
        </w:numPr>
        <w:tabs>
          <w:tab w:val="left" w:pos="479"/>
        </w:tabs>
        <w:kinsoku w:val="0"/>
        <w:overflowPunct w:val="0"/>
        <w:spacing w:before="1"/>
        <w:rPr>
          <w:w w:val="105"/>
        </w:rPr>
      </w:pPr>
      <w:r>
        <w:rPr>
          <w:w w:val="105"/>
        </w:rPr>
        <w:t>Policies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Provisions</w:t>
      </w:r>
      <w:r>
        <w:rPr>
          <w:spacing w:val="16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Re-use,</w:t>
      </w:r>
      <w:r>
        <w:rPr>
          <w:spacing w:val="15"/>
          <w:w w:val="105"/>
        </w:rPr>
        <w:t xml:space="preserve"> </w:t>
      </w:r>
      <w:r>
        <w:rPr>
          <w:w w:val="105"/>
        </w:rPr>
        <w:t>Re-distribution</w:t>
      </w:r>
    </w:p>
    <w:p w14:paraId="119C959C" w14:textId="77777777" w:rsidR="00F85719" w:rsidRDefault="00D251A0">
      <w:pPr>
        <w:pStyle w:val="BodyText"/>
        <w:kinsoku w:val="0"/>
        <w:overflowPunct w:val="0"/>
        <w:spacing w:before="117" w:line="268" w:lineRule="auto"/>
        <w:ind w:left="120" w:right="117" w:firstLine="298"/>
        <w:jc w:val="both"/>
        <w:rPr>
          <w:w w:val="110"/>
        </w:rPr>
      </w:pPr>
      <w:r>
        <w:rPr>
          <w:w w:val="110"/>
        </w:rPr>
        <w:t>We will not enforce any permissions or restrictions on the released code and data as we hope to foster</w:t>
      </w:r>
      <w:r>
        <w:rPr>
          <w:spacing w:val="1"/>
          <w:w w:val="110"/>
        </w:rPr>
        <w:t xml:space="preserve"> </w:t>
      </w:r>
      <w:r>
        <w:rPr>
          <w:w w:val="105"/>
        </w:rPr>
        <w:t xml:space="preserve">the open access initiatives.  We will use popular open-source licenses such as </w:t>
      </w:r>
      <w:proofErr w:type="gramStart"/>
      <w:r>
        <w:rPr>
          <w:w w:val="105"/>
        </w:rPr>
        <w:t>Apache,  BSD</w:t>
      </w:r>
      <w:proofErr w:type="gramEnd"/>
      <w:r>
        <w:rPr>
          <w:w w:val="105"/>
        </w:rPr>
        <w:t>, GPL, and MIT</w:t>
      </w:r>
      <w:r>
        <w:rPr>
          <w:spacing w:val="1"/>
          <w:w w:val="105"/>
        </w:rPr>
        <w:t xml:space="preserve"> </w:t>
      </w:r>
      <w:r>
        <w:rPr>
          <w:w w:val="110"/>
        </w:rPr>
        <w:t>for our released code.</w:t>
      </w:r>
      <w:r>
        <w:rPr>
          <w:spacing w:val="1"/>
          <w:w w:val="110"/>
        </w:rPr>
        <w:t xml:space="preserve"> </w:t>
      </w:r>
      <w:r>
        <w:rPr>
          <w:w w:val="110"/>
        </w:rPr>
        <w:t>We will choose the specific license on a case-by-case basis depending on whether</w:t>
      </w:r>
      <w:r>
        <w:rPr>
          <w:spacing w:val="1"/>
          <w:w w:val="110"/>
        </w:rPr>
        <w:t xml:space="preserve"> </w:t>
      </w:r>
      <w:r>
        <w:rPr>
          <w:w w:val="110"/>
        </w:rPr>
        <w:t>other</w:t>
      </w:r>
      <w:r>
        <w:rPr>
          <w:spacing w:val="-6"/>
          <w:w w:val="110"/>
        </w:rPr>
        <w:t xml:space="preserve"> </w:t>
      </w:r>
      <w:r>
        <w:rPr>
          <w:w w:val="110"/>
        </w:rPr>
        <w:t>open-source</w:t>
      </w:r>
      <w:r>
        <w:rPr>
          <w:spacing w:val="-5"/>
          <w:w w:val="110"/>
        </w:rPr>
        <w:t xml:space="preserve"> </w:t>
      </w:r>
      <w:r>
        <w:rPr>
          <w:w w:val="110"/>
        </w:rPr>
        <w:t>projects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5"/>
          <w:w w:val="110"/>
        </w:rPr>
        <w:t xml:space="preserve"> </w:t>
      </w:r>
      <w:r>
        <w:rPr>
          <w:w w:val="110"/>
        </w:rPr>
        <w:t>used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development.</w:t>
      </w:r>
    </w:p>
    <w:p w14:paraId="3F243B98" w14:textId="77777777" w:rsidR="00F85719" w:rsidRDefault="00F85719">
      <w:pPr>
        <w:pStyle w:val="BodyText"/>
        <w:kinsoku w:val="0"/>
        <w:overflowPunct w:val="0"/>
        <w:spacing w:before="117" w:line="268" w:lineRule="auto"/>
        <w:ind w:left="120" w:right="117" w:firstLine="298"/>
        <w:jc w:val="both"/>
        <w:rPr>
          <w:w w:val="110"/>
        </w:rPr>
        <w:sectPr w:rsidR="00F85719">
          <w:footerReference w:type="default" r:id="rId112"/>
          <w:pgSz w:w="12240" w:h="15840"/>
          <w:pgMar w:top="1340" w:right="1320" w:bottom="1020" w:left="1320" w:header="0" w:footer="830" w:gutter="0"/>
          <w:pgNumType w:start="1"/>
          <w:cols w:space="720"/>
          <w:noEndnote/>
        </w:sectPr>
      </w:pPr>
    </w:p>
    <w:p w14:paraId="6C0EF95A" w14:textId="77777777" w:rsidR="00F85719" w:rsidRDefault="00D251A0">
      <w:pPr>
        <w:pStyle w:val="Heading2"/>
        <w:numPr>
          <w:ilvl w:val="0"/>
          <w:numId w:val="2"/>
        </w:numPr>
        <w:tabs>
          <w:tab w:val="left" w:pos="479"/>
        </w:tabs>
        <w:kinsoku w:val="0"/>
        <w:overflowPunct w:val="0"/>
        <w:spacing w:before="85"/>
        <w:jc w:val="both"/>
        <w:rPr>
          <w:w w:val="105"/>
        </w:rPr>
      </w:pPr>
      <w:r>
        <w:rPr>
          <w:w w:val="105"/>
        </w:rPr>
        <w:lastRenderedPageBreak/>
        <w:t>Plans</w:t>
      </w:r>
      <w:r>
        <w:rPr>
          <w:spacing w:val="4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Archiving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w w:val="105"/>
        </w:rPr>
        <w:t>Preservation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Access</w:t>
      </w:r>
    </w:p>
    <w:p w14:paraId="1580E84F" w14:textId="77777777" w:rsidR="00F85719" w:rsidRDefault="00D251A0">
      <w:pPr>
        <w:pStyle w:val="BodyText"/>
        <w:kinsoku w:val="0"/>
        <w:overflowPunct w:val="0"/>
        <w:spacing w:before="118" w:line="268" w:lineRule="auto"/>
        <w:ind w:left="120" w:right="117" w:firstLine="298"/>
        <w:jc w:val="both"/>
        <w:rPr>
          <w:w w:val="115"/>
        </w:rPr>
      </w:pPr>
      <w:r>
        <w:rPr>
          <w:w w:val="115"/>
        </w:rPr>
        <w:t>We will store initial code and data on computers/testbed machines where they are generated.</w:t>
      </w:r>
      <w:r>
        <w:rPr>
          <w:spacing w:val="1"/>
          <w:w w:val="115"/>
        </w:rPr>
        <w:t xml:space="preserve"> </w:t>
      </w:r>
      <w:r>
        <w:rPr>
          <w:w w:val="115"/>
        </w:rPr>
        <w:t>We</w:t>
      </w:r>
      <w:r>
        <w:rPr>
          <w:spacing w:val="1"/>
          <w:w w:val="115"/>
        </w:rPr>
        <w:t xml:space="preserve"> </w:t>
      </w:r>
      <w:r>
        <w:rPr>
          <w:w w:val="115"/>
        </w:rPr>
        <w:t>will periodically back up the data using versioning infrastructure (Git). Data will be archived on local</w:t>
      </w:r>
      <w:r>
        <w:rPr>
          <w:spacing w:val="-55"/>
          <w:w w:val="115"/>
        </w:rPr>
        <w:t xml:space="preserve"> </w:t>
      </w:r>
      <w:r>
        <w:rPr>
          <w:w w:val="110"/>
        </w:rPr>
        <w:t>servers/versioning websites (GitHub) and managed for long-term storage. We will preserve the code and</w:t>
      </w:r>
      <w:r>
        <w:rPr>
          <w:spacing w:val="1"/>
          <w:w w:val="110"/>
        </w:rPr>
        <w:t xml:space="preserve"> </w:t>
      </w:r>
      <w:r>
        <w:rPr>
          <w:w w:val="115"/>
        </w:rPr>
        <w:t>data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open</w:t>
      </w:r>
      <w:r>
        <w:rPr>
          <w:spacing w:val="-11"/>
          <w:w w:val="115"/>
        </w:rPr>
        <w:t xml:space="preserve"> </w:t>
      </w:r>
      <w:r>
        <w:rPr>
          <w:w w:val="115"/>
        </w:rPr>
        <w:t>access</w:t>
      </w:r>
      <w:r>
        <w:rPr>
          <w:spacing w:val="-11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them</w:t>
      </w:r>
      <w:r>
        <w:rPr>
          <w:spacing w:val="-11"/>
          <w:w w:val="115"/>
        </w:rPr>
        <w:t xml:space="preserve"> </w:t>
      </w:r>
      <w:r>
        <w:rPr>
          <w:w w:val="115"/>
        </w:rPr>
        <w:t>for</w:t>
      </w:r>
      <w:r>
        <w:rPr>
          <w:spacing w:val="-10"/>
          <w:w w:val="115"/>
        </w:rPr>
        <w:t xml:space="preserve"> </w:t>
      </w:r>
      <w:r>
        <w:rPr>
          <w:w w:val="115"/>
        </w:rPr>
        <w:t>at</w:t>
      </w:r>
      <w:r>
        <w:rPr>
          <w:spacing w:val="-11"/>
          <w:w w:val="115"/>
        </w:rPr>
        <w:t xml:space="preserve"> </w:t>
      </w:r>
      <w:r>
        <w:rPr>
          <w:w w:val="115"/>
        </w:rPr>
        <w:t>least</w:t>
      </w:r>
      <w:r>
        <w:rPr>
          <w:spacing w:val="-11"/>
          <w:w w:val="115"/>
        </w:rPr>
        <w:t xml:space="preserve"> </w:t>
      </w:r>
      <w:r>
        <w:rPr>
          <w:w w:val="115"/>
        </w:rPr>
        <w:t>five</w:t>
      </w:r>
      <w:r>
        <w:rPr>
          <w:spacing w:val="-11"/>
          <w:w w:val="115"/>
        </w:rPr>
        <w:t xml:space="preserve"> </w:t>
      </w:r>
      <w:r>
        <w:rPr>
          <w:w w:val="115"/>
        </w:rPr>
        <w:t>years</w:t>
      </w:r>
      <w:r>
        <w:rPr>
          <w:spacing w:val="-11"/>
          <w:w w:val="115"/>
        </w:rPr>
        <w:t xml:space="preserve"> </w:t>
      </w:r>
      <w:r>
        <w:rPr>
          <w:w w:val="115"/>
        </w:rPr>
        <w:t>after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award.</w:t>
      </w:r>
      <w:r>
        <w:rPr>
          <w:spacing w:val="16"/>
          <w:w w:val="115"/>
        </w:rPr>
        <w:t xml:space="preserve"> </w:t>
      </w:r>
      <w:r>
        <w:rPr>
          <w:w w:val="115"/>
        </w:rPr>
        <w:t>After</w:t>
      </w:r>
      <w:r>
        <w:rPr>
          <w:spacing w:val="-10"/>
          <w:w w:val="115"/>
        </w:rPr>
        <w:t xml:space="preserve"> </w:t>
      </w:r>
      <w:r>
        <w:rPr>
          <w:w w:val="115"/>
        </w:rPr>
        <w:t>five</w:t>
      </w:r>
      <w:r>
        <w:rPr>
          <w:spacing w:val="-11"/>
          <w:w w:val="115"/>
        </w:rPr>
        <w:t xml:space="preserve"> </w:t>
      </w:r>
      <w:r>
        <w:rPr>
          <w:w w:val="115"/>
        </w:rPr>
        <w:t>years,</w:t>
      </w:r>
      <w:r>
        <w:rPr>
          <w:spacing w:val="-9"/>
          <w:w w:val="115"/>
        </w:rPr>
        <w:t xml:space="preserve"> </w:t>
      </w:r>
      <w:r>
        <w:rPr>
          <w:w w:val="115"/>
        </w:rPr>
        <w:t>we</w:t>
      </w:r>
      <w:r>
        <w:rPr>
          <w:spacing w:val="-11"/>
          <w:w w:val="115"/>
        </w:rPr>
        <w:t xml:space="preserve"> </w:t>
      </w:r>
      <w:r>
        <w:rPr>
          <w:w w:val="115"/>
        </w:rPr>
        <w:t>will</w:t>
      </w:r>
      <w:r>
        <w:rPr>
          <w:spacing w:val="-11"/>
          <w:w w:val="115"/>
        </w:rPr>
        <w:t xml:space="preserve"> </w:t>
      </w:r>
      <w:r>
        <w:rPr>
          <w:w w:val="115"/>
        </w:rPr>
        <w:t>continue</w:t>
      </w:r>
      <w:r>
        <w:rPr>
          <w:spacing w:val="-10"/>
          <w:w w:val="115"/>
        </w:rPr>
        <w:t xml:space="preserve"> </w:t>
      </w:r>
      <w:r>
        <w:rPr>
          <w:w w:val="115"/>
        </w:rPr>
        <w:t>to</w:t>
      </w:r>
      <w:r>
        <w:rPr>
          <w:spacing w:val="-55"/>
          <w:w w:val="115"/>
        </w:rPr>
        <w:t xml:space="preserve"> </w:t>
      </w:r>
      <w:r>
        <w:rPr>
          <w:w w:val="110"/>
        </w:rPr>
        <w:t>preserve the code and data through regular backups and maintenance on our lab’s computers/local storage</w:t>
      </w:r>
      <w:r>
        <w:rPr>
          <w:spacing w:val="-52"/>
          <w:w w:val="110"/>
        </w:rPr>
        <w:t xml:space="preserve"> </w:t>
      </w:r>
      <w:r>
        <w:rPr>
          <w:w w:val="115"/>
        </w:rPr>
        <w:t>servers</w:t>
      </w:r>
      <w:r>
        <w:rPr>
          <w:spacing w:val="-11"/>
          <w:w w:val="115"/>
        </w:rPr>
        <w:t xml:space="preserve"> </w:t>
      </w:r>
      <w:r>
        <w:rPr>
          <w:w w:val="115"/>
        </w:rPr>
        <w:t>as</w:t>
      </w:r>
      <w:r>
        <w:rPr>
          <w:spacing w:val="-10"/>
          <w:w w:val="115"/>
        </w:rPr>
        <w:t xml:space="preserve"> </w:t>
      </w:r>
      <w:r>
        <w:rPr>
          <w:w w:val="115"/>
        </w:rPr>
        <w:t>well</w:t>
      </w:r>
      <w:r>
        <w:rPr>
          <w:spacing w:val="-11"/>
          <w:w w:val="115"/>
        </w:rPr>
        <w:t xml:space="preserve"> </w:t>
      </w:r>
      <w:r>
        <w:rPr>
          <w:w w:val="115"/>
        </w:rPr>
        <w:t>as</w:t>
      </w:r>
      <w:r>
        <w:rPr>
          <w:spacing w:val="-10"/>
          <w:w w:val="115"/>
        </w:rPr>
        <w:t xml:space="preserve"> </w:t>
      </w:r>
      <w:r>
        <w:rPr>
          <w:w w:val="115"/>
        </w:rPr>
        <w:t>on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0"/>
          <w:w w:val="115"/>
        </w:rPr>
        <w:t xml:space="preserve"> </w:t>
      </w:r>
      <w:r>
        <w:rPr>
          <w:w w:val="115"/>
        </w:rPr>
        <w:t>public</w:t>
      </w:r>
      <w:r>
        <w:rPr>
          <w:spacing w:val="-11"/>
          <w:w w:val="115"/>
        </w:rPr>
        <w:t xml:space="preserve"> </w:t>
      </w:r>
      <w:r>
        <w:rPr>
          <w:w w:val="115"/>
        </w:rPr>
        <w:t>archiving</w:t>
      </w:r>
      <w:r>
        <w:rPr>
          <w:spacing w:val="-10"/>
          <w:w w:val="115"/>
        </w:rPr>
        <w:t xml:space="preserve"> </w:t>
      </w:r>
      <w:r>
        <w:rPr>
          <w:w w:val="115"/>
        </w:rPr>
        <w:t>website</w:t>
      </w:r>
      <w:r>
        <w:rPr>
          <w:spacing w:val="-11"/>
          <w:w w:val="115"/>
        </w:rPr>
        <w:t xml:space="preserve"> </w:t>
      </w:r>
      <w:r>
        <w:rPr>
          <w:w w:val="115"/>
        </w:rPr>
        <w:t>(GitHub).</w:t>
      </w:r>
    </w:p>
    <w:p w14:paraId="0D5CE6DC" w14:textId="77777777" w:rsidR="00F85719" w:rsidRDefault="00F85719">
      <w:pPr>
        <w:pStyle w:val="BodyText"/>
        <w:kinsoku w:val="0"/>
        <w:overflowPunct w:val="0"/>
        <w:spacing w:before="10"/>
        <w:ind w:left="0"/>
        <w:rPr>
          <w:sz w:val="25"/>
          <w:szCs w:val="25"/>
        </w:rPr>
      </w:pPr>
    </w:p>
    <w:p w14:paraId="40113653" w14:textId="77777777" w:rsidR="00F85719" w:rsidRDefault="00D251A0">
      <w:pPr>
        <w:pStyle w:val="Heading2"/>
        <w:numPr>
          <w:ilvl w:val="0"/>
          <w:numId w:val="2"/>
        </w:numPr>
        <w:tabs>
          <w:tab w:val="left" w:pos="479"/>
        </w:tabs>
        <w:kinsoku w:val="0"/>
        <w:overflowPunct w:val="0"/>
        <w:jc w:val="both"/>
        <w:rPr>
          <w:w w:val="105"/>
        </w:rPr>
      </w:pPr>
      <w:r>
        <w:rPr>
          <w:w w:val="105"/>
        </w:rPr>
        <w:t>Policies</w:t>
      </w:r>
      <w:r>
        <w:rPr>
          <w:spacing w:val="15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Dissemination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Sharing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Research</w:t>
      </w:r>
      <w:r>
        <w:rPr>
          <w:spacing w:val="16"/>
          <w:w w:val="105"/>
        </w:rPr>
        <w:t xml:space="preserve"> </w:t>
      </w:r>
      <w:r>
        <w:rPr>
          <w:w w:val="105"/>
        </w:rPr>
        <w:t>Results</w:t>
      </w:r>
    </w:p>
    <w:p w14:paraId="6F5DF507" w14:textId="77777777" w:rsidR="00F85719" w:rsidRDefault="00D251A0">
      <w:pPr>
        <w:pStyle w:val="BodyText"/>
        <w:kinsoku w:val="0"/>
        <w:overflowPunct w:val="0"/>
        <w:spacing w:before="118" w:line="261" w:lineRule="auto"/>
        <w:ind w:left="120" w:right="117" w:firstLine="298"/>
        <w:jc w:val="both"/>
        <w:rPr>
          <w:w w:val="105"/>
        </w:rPr>
      </w:pPr>
      <w:r>
        <w:rPr>
          <w:w w:val="105"/>
        </w:rPr>
        <w:t>The</w:t>
      </w:r>
      <w:r>
        <w:rPr>
          <w:spacing w:val="47"/>
          <w:w w:val="105"/>
        </w:rPr>
        <w:t xml:space="preserve"> </w:t>
      </w:r>
      <w:r>
        <w:rPr>
          <w:w w:val="105"/>
        </w:rPr>
        <w:t>PI</w:t>
      </w:r>
      <w:r>
        <w:rPr>
          <w:spacing w:val="46"/>
          <w:w w:val="105"/>
        </w:rPr>
        <w:t xml:space="preserve"> </w:t>
      </w:r>
      <w:r>
        <w:rPr>
          <w:w w:val="105"/>
        </w:rPr>
        <w:t>is</w:t>
      </w:r>
      <w:r>
        <w:rPr>
          <w:spacing w:val="46"/>
          <w:w w:val="105"/>
        </w:rPr>
        <w:t xml:space="preserve"> </w:t>
      </w:r>
      <w:r>
        <w:rPr>
          <w:w w:val="105"/>
        </w:rPr>
        <w:t>attentive</w:t>
      </w:r>
      <w:r>
        <w:rPr>
          <w:spacing w:val="46"/>
          <w:w w:val="105"/>
        </w:rPr>
        <w:t xml:space="preserve"> </w:t>
      </w:r>
      <w:r>
        <w:rPr>
          <w:w w:val="105"/>
        </w:rPr>
        <w:t>to</w:t>
      </w:r>
      <w:r>
        <w:rPr>
          <w:spacing w:val="46"/>
          <w:w w:val="105"/>
        </w:rPr>
        <w:t xml:space="preserve"> </w:t>
      </w:r>
      <w:r>
        <w:rPr>
          <w:w w:val="105"/>
        </w:rPr>
        <w:t>the</w:t>
      </w:r>
      <w:r>
        <w:rPr>
          <w:spacing w:val="46"/>
          <w:w w:val="105"/>
        </w:rPr>
        <w:t xml:space="preserve"> </w:t>
      </w:r>
      <w:r>
        <w:rPr>
          <w:w w:val="105"/>
        </w:rPr>
        <w:t>broad</w:t>
      </w:r>
      <w:r>
        <w:rPr>
          <w:spacing w:val="46"/>
          <w:w w:val="105"/>
        </w:rPr>
        <w:t xml:space="preserve"> </w:t>
      </w:r>
      <w:proofErr w:type="gramStart"/>
      <w:r>
        <w:rPr>
          <w:w w:val="105"/>
        </w:rPr>
        <w:t xml:space="preserve">dissemination </w:t>
      </w:r>
      <w:r>
        <w:rPr>
          <w:spacing w:val="45"/>
          <w:w w:val="105"/>
        </w:rPr>
        <w:t xml:space="preserve"> </w:t>
      </w:r>
      <w:r>
        <w:rPr>
          <w:w w:val="105"/>
        </w:rPr>
        <w:t>of</w:t>
      </w:r>
      <w:proofErr w:type="gramEnd"/>
      <w:r>
        <w:rPr>
          <w:w w:val="105"/>
        </w:rPr>
        <w:t xml:space="preserve"> </w:t>
      </w:r>
      <w:r>
        <w:rPr>
          <w:spacing w:val="46"/>
          <w:w w:val="105"/>
        </w:rPr>
        <w:t xml:space="preserve"> </w:t>
      </w:r>
      <w:r>
        <w:rPr>
          <w:w w:val="105"/>
        </w:rPr>
        <w:t xml:space="preserve">his </w:t>
      </w:r>
      <w:r>
        <w:rPr>
          <w:spacing w:val="45"/>
          <w:w w:val="105"/>
        </w:rPr>
        <w:t xml:space="preserve"> </w:t>
      </w:r>
      <w:r>
        <w:rPr>
          <w:w w:val="105"/>
        </w:rPr>
        <w:t xml:space="preserve">research </w:t>
      </w:r>
      <w:r>
        <w:rPr>
          <w:spacing w:val="46"/>
          <w:w w:val="105"/>
        </w:rPr>
        <w:t xml:space="preserve"> </w:t>
      </w:r>
      <w:r>
        <w:rPr>
          <w:w w:val="105"/>
        </w:rPr>
        <w:t xml:space="preserve">findings. </w:t>
      </w:r>
      <w:r>
        <w:rPr>
          <w:spacing w:val="34"/>
          <w:w w:val="105"/>
        </w:rPr>
        <w:t xml:space="preserve"> </w:t>
      </w:r>
      <w:proofErr w:type="gramStart"/>
      <w:r>
        <w:rPr>
          <w:w w:val="105"/>
        </w:rPr>
        <w:t xml:space="preserve">By </w:t>
      </w:r>
      <w:r>
        <w:rPr>
          <w:spacing w:val="45"/>
          <w:w w:val="105"/>
        </w:rPr>
        <w:t xml:space="preserve"> </w:t>
      </w:r>
      <w:r>
        <w:rPr>
          <w:w w:val="105"/>
        </w:rPr>
        <w:t>preserving</w:t>
      </w:r>
      <w:proofErr w:type="gramEnd"/>
      <w:r>
        <w:rPr>
          <w:w w:val="105"/>
        </w:rPr>
        <w:t xml:space="preserve"> </w:t>
      </w:r>
      <w:r>
        <w:rPr>
          <w:spacing w:val="46"/>
          <w:w w:val="105"/>
        </w:rPr>
        <w:t xml:space="preserve"> </w:t>
      </w:r>
      <w:r>
        <w:rPr>
          <w:w w:val="105"/>
        </w:rPr>
        <w:t>and</w:t>
      </w:r>
      <w:r>
        <w:rPr>
          <w:spacing w:val="-51"/>
          <w:w w:val="105"/>
        </w:rPr>
        <w:t xml:space="preserve"> </w:t>
      </w:r>
      <w:r>
        <w:rPr>
          <w:w w:val="105"/>
        </w:rPr>
        <w:t>making</w:t>
      </w:r>
      <w:r>
        <w:rPr>
          <w:spacing w:val="1"/>
          <w:w w:val="105"/>
        </w:rPr>
        <w:t xml:space="preserve"> </w:t>
      </w:r>
      <w:r>
        <w:rPr>
          <w:w w:val="105"/>
        </w:rPr>
        <w:t>project</w:t>
      </w:r>
      <w:r>
        <w:rPr>
          <w:spacing w:val="1"/>
          <w:w w:val="105"/>
        </w:rPr>
        <w:t xml:space="preserve"> </w:t>
      </w:r>
      <w:r>
        <w:rPr>
          <w:w w:val="105"/>
        </w:rPr>
        <w:t>data</w:t>
      </w:r>
      <w:r>
        <w:rPr>
          <w:spacing w:val="1"/>
          <w:w w:val="105"/>
        </w:rPr>
        <w:t xml:space="preserve"> </w:t>
      </w:r>
      <w:r>
        <w:rPr>
          <w:w w:val="105"/>
        </w:rPr>
        <w:t>accessible,</w:t>
      </w:r>
      <w:r>
        <w:rPr>
          <w:spacing w:val="1"/>
          <w:w w:val="105"/>
        </w:rPr>
        <w:t xml:space="preserve"> </w:t>
      </w:r>
      <w:r>
        <w:rPr>
          <w:w w:val="105"/>
        </w:rPr>
        <w:t>we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inform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broader</w:t>
      </w:r>
      <w:r>
        <w:rPr>
          <w:spacing w:val="1"/>
          <w:w w:val="105"/>
        </w:rPr>
        <w:t xml:space="preserve"> </w:t>
      </w:r>
      <w:r>
        <w:rPr>
          <w:w w:val="105"/>
        </w:rPr>
        <w:t>community</w:t>
      </w:r>
      <w:r>
        <w:rPr>
          <w:spacing w:val="1"/>
          <w:w w:val="105"/>
        </w:rPr>
        <w:t xml:space="preserve"> </w:t>
      </w:r>
      <w:r>
        <w:rPr>
          <w:w w:val="105"/>
        </w:rPr>
        <w:t>and  foster  discovery  and</w:t>
      </w:r>
      <w:r>
        <w:rPr>
          <w:spacing w:val="1"/>
          <w:w w:val="105"/>
        </w:rPr>
        <w:t xml:space="preserve"> </w:t>
      </w:r>
      <w:r>
        <w:rPr>
          <w:w w:val="105"/>
        </w:rPr>
        <w:t>collaboration.</w:t>
      </w:r>
      <w:r>
        <w:rPr>
          <w:spacing w:val="32"/>
          <w:w w:val="105"/>
        </w:rPr>
        <w:t xml:space="preserve"> </w:t>
      </w:r>
      <w:r>
        <w:rPr>
          <w:w w:val="105"/>
        </w:rPr>
        <w:t>Several</w:t>
      </w:r>
      <w:r>
        <w:rPr>
          <w:spacing w:val="33"/>
          <w:w w:val="105"/>
        </w:rPr>
        <w:t xml:space="preserve"> </w:t>
      </w:r>
      <w:r>
        <w:rPr>
          <w:w w:val="105"/>
        </w:rPr>
        <w:t>source</w:t>
      </w:r>
      <w:r>
        <w:rPr>
          <w:spacing w:val="33"/>
          <w:w w:val="105"/>
        </w:rPr>
        <w:t xml:space="preserve"> </w:t>
      </w:r>
      <w:r>
        <w:rPr>
          <w:w w:val="105"/>
        </w:rPr>
        <w:t>code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findings</w:t>
      </w:r>
      <w:r>
        <w:rPr>
          <w:spacing w:val="33"/>
          <w:w w:val="105"/>
        </w:rPr>
        <w:t xml:space="preserve"> </w:t>
      </w:r>
      <w:r>
        <w:rPr>
          <w:w w:val="105"/>
        </w:rPr>
        <w:t>from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PI’s</w:t>
      </w:r>
      <w:r>
        <w:rPr>
          <w:spacing w:val="34"/>
          <w:w w:val="105"/>
        </w:rPr>
        <w:t xml:space="preserve"> </w:t>
      </w:r>
      <w:r>
        <w:rPr>
          <w:w w:val="105"/>
        </w:rPr>
        <w:t>prior</w:t>
      </w:r>
      <w:r>
        <w:rPr>
          <w:spacing w:val="33"/>
          <w:w w:val="105"/>
        </w:rPr>
        <w:t xml:space="preserve"> </w:t>
      </w:r>
      <w:r>
        <w:rPr>
          <w:w w:val="105"/>
        </w:rPr>
        <w:t>research</w:t>
      </w:r>
      <w:r>
        <w:rPr>
          <w:spacing w:val="33"/>
          <w:w w:val="105"/>
        </w:rPr>
        <w:t xml:space="preserve"> </w:t>
      </w:r>
      <w:r>
        <w:rPr>
          <w:w w:val="105"/>
        </w:rPr>
        <w:t>efforts</w:t>
      </w:r>
      <w:r>
        <w:rPr>
          <w:spacing w:val="33"/>
          <w:w w:val="105"/>
        </w:rPr>
        <w:t xml:space="preserve"> </w:t>
      </w:r>
      <w:r>
        <w:rPr>
          <w:w w:val="105"/>
        </w:rPr>
        <w:t>are</w:t>
      </w:r>
      <w:r>
        <w:rPr>
          <w:spacing w:val="33"/>
          <w:w w:val="105"/>
        </w:rPr>
        <w:t xml:space="preserve"> </w:t>
      </w:r>
      <w:r>
        <w:rPr>
          <w:w w:val="105"/>
        </w:rPr>
        <w:t>publicly</w:t>
      </w:r>
      <w:r>
        <w:rPr>
          <w:spacing w:val="33"/>
          <w:w w:val="105"/>
        </w:rPr>
        <w:t xml:space="preserve"> </w:t>
      </w:r>
      <w:r>
        <w:rPr>
          <w:w w:val="105"/>
        </w:rPr>
        <w:t>available</w:t>
      </w:r>
      <w:r>
        <w:rPr>
          <w:spacing w:val="-51"/>
          <w:w w:val="105"/>
        </w:rPr>
        <w:t xml:space="preserve"> </w:t>
      </w:r>
      <w:r>
        <w:rPr>
          <w:w w:val="105"/>
        </w:rPr>
        <w:t>on GitHub (</w:t>
      </w:r>
      <w:r>
        <w:rPr>
          <w:rFonts w:ascii="Courier New" w:hAnsi="Courier New" w:cs="Courier New"/>
          <w:w w:val="105"/>
        </w:rPr>
        <w:t>https://github.com/mnwrhsn</w:t>
      </w:r>
      <w:r>
        <w:rPr>
          <w:w w:val="105"/>
        </w:rPr>
        <w:t>).   The PI currently maintains a public GitHub repository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his</w:t>
      </w:r>
      <w:r>
        <w:rPr>
          <w:spacing w:val="29"/>
          <w:w w:val="105"/>
        </w:rPr>
        <w:t xml:space="preserve"> </w:t>
      </w:r>
      <w:r>
        <w:rPr>
          <w:w w:val="105"/>
        </w:rPr>
        <w:t>research</w:t>
      </w:r>
      <w:r>
        <w:rPr>
          <w:spacing w:val="29"/>
          <w:w w:val="105"/>
        </w:rPr>
        <w:t xml:space="preserve"> </w:t>
      </w:r>
      <w:r>
        <w:rPr>
          <w:w w:val="105"/>
        </w:rPr>
        <w:t>group</w:t>
      </w:r>
      <w:r>
        <w:rPr>
          <w:spacing w:val="29"/>
          <w:w w:val="105"/>
        </w:rPr>
        <w:t xml:space="preserve"> </w:t>
      </w:r>
      <w:r>
        <w:rPr>
          <w:w w:val="105"/>
        </w:rPr>
        <w:t>(</w:t>
      </w:r>
      <w:r>
        <w:rPr>
          <w:rFonts w:ascii="Courier New" w:hAnsi="Courier New" w:cs="Courier New"/>
          <w:w w:val="105"/>
        </w:rPr>
        <w:t>https://github.com/CPS2RL</w:t>
      </w:r>
      <w:r>
        <w:rPr>
          <w:w w:val="105"/>
        </w:rPr>
        <w:t>).</w:t>
      </w:r>
      <w:r>
        <w:rPr>
          <w:spacing w:val="22"/>
          <w:w w:val="105"/>
        </w:rPr>
        <w:t xml:space="preserve"> </w:t>
      </w:r>
      <w:r>
        <w:rPr>
          <w:w w:val="105"/>
        </w:rPr>
        <w:t>We</w:t>
      </w:r>
      <w:r>
        <w:rPr>
          <w:spacing w:val="28"/>
          <w:w w:val="105"/>
        </w:rPr>
        <w:t xml:space="preserve"> </w:t>
      </w:r>
      <w:r>
        <w:rPr>
          <w:w w:val="105"/>
        </w:rPr>
        <w:t>will</w:t>
      </w:r>
      <w:r>
        <w:rPr>
          <w:spacing w:val="29"/>
          <w:w w:val="105"/>
        </w:rPr>
        <w:t xml:space="preserve"> </w:t>
      </w:r>
      <w:r>
        <w:rPr>
          <w:w w:val="105"/>
        </w:rPr>
        <w:t>also</w:t>
      </w:r>
      <w:r>
        <w:rPr>
          <w:spacing w:val="29"/>
          <w:w w:val="105"/>
        </w:rPr>
        <w:t xml:space="preserve"> </w:t>
      </w:r>
      <w:r>
        <w:rPr>
          <w:w w:val="105"/>
        </w:rPr>
        <w:t>create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dedicated</w:t>
      </w:r>
      <w:r>
        <w:rPr>
          <w:spacing w:val="28"/>
          <w:w w:val="105"/>
        </w:rPr>
        <w:t xml:space="preserve"> </w:t>
      </w:r>
      <w:r>
        <w:rPr>
          <w:w w:val="105"/>
        </w:rPr>
        <w:t>website</w:t>
      </w:r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-51"/>
          <w:w w:val="105"/>
        </w:rPr>
        <w:t xml:space="preserve"> </w:t>
      </w:r>
      <w:r>
        <w:rPr>
          <w:w w:val="95"/>
        </w:rPr>
        <w:t>this project under our departmental domain (</w:t>
      </w:r>
      <w:hyperlink r:id="rId113" w:history="1">
        <w:r>
          <w:rPr>
            <w:rFonts w:ascii="Courier New" w:hAnsi="Courier New" w:cs="Courier New"/>
            <w:w w:val="95"/>
          </w:rPr>
          <w:t>https://www.wichita.edu/academics/engineering/SoC/</w:t>
        </w:r>
      </w:hyperlink>
      <w:r>
        <w:rPr>
          <w:rFonts w:ascii="Courier New" w:hAnsi="Courier New" w:cs="Courier New"/>
          <w:spacing w:val="1"/>
          <w:w w:val="95"/>
        </w:rPr>
        <w:t xml:space="preserve"> </w:t>
      </w:r>
      <w:r>
        <w:rPr>
          <w:rFonts w:ascii="Courier New" w:hAnsi="Courier New" w:cs="Courier New"/>
          <w:w w:val="105"/>
        </w:rPr>
        <w:t>cps2rl/</w:t>
      </w:r>
      <w:proofErr w:type="spellStart"/>
      <w:r>
        <w:rPr>
          <w:rFonts w:ascii="Courier New" w:hAnsi="Courier New" w:cs="Courier New"/>
          <w:w w:val="105"/>
        </w:rPr>
        <w:t>realtimesecurity</w:t>
      </w:r>
      <w:proofErr w:type="spellEnd"/>
      <w:r>
        <w:rPr>
          <w:w w:val="105"/>
        </w:rPr>
        <w:t>).</w:t>
      </w:r>
      <w:r>
        <w:rPr>
          <w:spacing w:val="1"/>
          <w:w w:val="105"/>
        </w:rPr>
        <w:t xml:space="preserve"> </w:t>
      </w:r>
      <w:r>
        <w:rPr>
          <w:w w:val="105"/>
        </w:rPr>
        <w:t>We will provide contact information on the website to communicate 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42"/>
          <w:w w:val="105"/>
        </w:rPr>
        <w:t xml:space="preserve"> </w:t>
      </w:r>
      <w:r>
        <w:rPr>
          <w:w w:val="105"/>
        </w:rPr>
        <w:t>PI</w:t>
      </w:r>
      <w:r>
        <w:rPr>
          <w:spacing w:val="42"/>
          <w:w w:val="105"/>
        </w:rPr>
        <w:t xml:space="preserve"> </w:t>
      </w:r>
      <w:r>
        <w:rPr>
          <w:w w:val="105"/>
        </w:rPr>
        <w:t>directly.</w:t>
      </w:r>
      <w:r>
        <w:rPr>
          <w:spacing w:val="11"/>
          <w:w w:val="105"/>
        </w:rPr>
        <w:t xml:space="preserve"> </w:t>
      </w:r>
      <w:r>
        <w:rPr>
          <w:w w:val="105"/>
        </w:rPr>
        <w:t>All</w:t>
      </w:r>
      <w:r>
        <w:rPr>
          <w:spacing w:val="42"/>
          <w:w w:val="105"/>
        </w:rPr>
        <w:t xml:space="preserve"> </w:t>
      </w:r>
      <w:r>
        <w:rPr>
          <w:w w:val="105"/>
        </w:rPr>
        <w:t>data</w:t>
      </w:r>
      <w:r>
        <w:rPr>
          <w:spacing w:val="42"/>
          <w:w w:val="105"/>
        </w:rPr>
        <w:t xml:space="preserve"> </w:t>
      </w:r>
      <w:r>
        <w:rPr>
          <w:w w:val="105"/>
        </w:rPr>
        <w:t>obtained</w:t>
      </w:r>
      <w:r>
        <w:rPr>
          <w:spacing w:val="42"/>
          <w:w w:val="105"/>
        </w:rPr>
        <w:t xml:space="preserve"> </w:t>
      </w:r>
      <w:r>
        <w:rPr>
          <w:w w:val="105"/>
        </w:rPr>
        <w:t>from</w:t>
      </w:r>
      <w:r>
        <w:rPr>
          <w:spacing w:val="42"/>
          <w:w w:val="105"/>
        </w:rPr>
        <w:t xml:space="preserve"> </w:t>
      </w:r>
      <w:r>
        <w:rPr>
          <w:w w:val="105"/>
        </w:rPr>
        <w:t>the</w:t>
      </w:r>
      <w:r>
        <w:rPr>
          <w:spacing w:val="42"/>
          <w:w w:val="105"/>
        </w:rPr>
        <w:t xml:space="preserve"> </w:t>
      </w:r>
      <w:r>
        <w:rPr>
          <w:w w:val="105"/>
        </w:rPr>
        <w:t>research</w:t>
      </w:r>
      <w:r>
        <w:rPr>
          <w:spacing w:val="42"/>
          <w:w w:val="105"/>
        </w:rPr>
        <w:t xml:space="preserve"> </w:t>
      </w:r>
      <w:r>
        <w:rPr>
          <w:w w:val="105"/>
        </w:rPr>
        <w:t>will</w:t>
      </w:r>
      <w:r>
        <w:rPr>
          <w:spacing w:val="43"/>
          <w:w w:val="105"/>
        </w:rPr>
        <w:t xml:space="preserve"> </w:t>
      </w:r>
      <w:r>
        <w:rPr>
          <w:w w:val="105"/>
        </w:rPr>
        <w:t>be</w:t>
      </w:r>
      <w:r>
        <w:rPr>
          <w:spacing w:val="42"/>
          <w:w w:val="105"/>
        </w:rPr>
        <w:t xml:space="preserve"> </w:t>
      </w:r>
      <w:r>
        <w:rPr>
          <w:w w:val="105"/>
        </w:rPr>
        <w:t>fully</w:t>
      </w:r>
      <w:r>
        <w:rPr>
          <w:spacing w:val="42"/>
          <w:w w:val="105"/>
        </w:rPr>
        <w:t xml:space="preserve"> </w:t>
      </w:r>
      <w:r>
        <w:rPr>
          <w:w w:val="105"/>
        </w:rPr>
        <w:t>documented</w:t>
      </w:r>
      <w:r>
        <w:rPr>
          <w:spacing w:val="42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publicly</w:t>
      </w:r>
      <w:r>
        <w:rPr>
          <w:spacing w:val="42"/>
          <w:w w:val="105"/>
        </w:rPr>
        <w:t xml:space="preserve"> </w:t>
      </w:r>
      <w:r>
        <w:rPr>
          <w:w w:val="105"/>
        </w:rPr>
        <w:t>available</w:t>
      </w:r>
      <w:r>
        <w:rPr>
          <w:spacing w:val="42"/>
          <w:w w:val="105"/>
        </w:rPr>
        <w:t xml:space="preserve"> </w:t>
      </w:r>
      <w:r>
        <w:rPr>
          <w:w w:val="105"/>
        </w:rPr>
        <w:t>on</w:t>
      </w:r>
      <w:r>
        <w:rPr>
          <w:spacing w:val="-51"/>
          <w:w w:val="105"/>
        </w:rPr>
        <w:t xml:space="preserve"> </w:t>
      </w:r>
      <w:r>
        <w:rPr>
          <w:w w:val="105"/>
        </w:rPr>
        <w:t>our project website and GitHub repositories.</w:t>
      </w:r>
      <w:r>
        <w:rPr>
          <w:spacing w:val="1"/>
          <w:w w:val="105"/>
        </w:rPr>
        <w:t xml:space="preserve"> </w:t>
      </w:r>
      <w:r>
        <w:rPr>
          <w:w w:val="105"/>
        </w:rPr>
        <w:t>The documentation will describe our experimental settings,</w:t>
      </w:r>
      <w:r>
        <w:rPr>
          <w:spacing w:val="1"/>
          <w:w w:val="105"/>
        </w:rPr>
        <w:t xml:space="preserve"> </w:t>
      </w:r>
      <w:r>
        <w:rPr>
          <w:w w:val="105"/>
        </w:rPr>
        <w:t>including</w:t>
      </w:r>
      <w:r>
        <w:rPr>
          <w:spacing w:val="27"/>
          <w:w w:val="105"/>
        </w:rPr>
        <w:t xml:space="preserve"> </w:t>
      </w:r>
      <w:r>
        <w:rPr>
          <w:w w:val="105"/>
        </w:rPr>
        <w:t>how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experiments</w:t>
      </w:r>
      <w:r>
        <w:rPr>
          <w:spacing w:val="27"/>
          <w:w w:val="105"/>
        </w:rPr>
        <w:t xml:space="preserve"> </w:t>
      </w:r>
      <w:r>
        <w:rPr>
          <w:w w:val="105"/>
        </w:rPr>
        <w:t>were</w:t>
      </w:r>
      <w:r>
        <w:rPr>
          <w:spacing w:val="27"/>
          <w:w w:val="105"/>
        </w:rPr>
        <w:t xml:space="preserve"> </w:t>
      </w:r>
      <w:r>
        <w:rPr>
          <w:w w:val="105"/>
        </w:rPr>
        <w:t>conducted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how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data</w:t>
      </w:r>
      <w:r>
        <w:rPr>
          <w:spacing w:val="27"/>
          <w:w w:val="105"/>
        </w:rPr>
        <w:t xml:space="preserve"> </w:t>
      </w:r>
      <w:r>
        <w:rPr>
          <w:w w:val="105"/>
        </w:rPr>
        <w:t>was</w:t>
      </w:r>
      <w:r>
        <w:rPr>
          <w:spacing w:val="27"/>
          <w:w w:val="105"/>
        </w:rPr>
        <w:t xml:space="preserve"> </w:t>
      </w:r>
      <w:r>
        <w:rPr>
          <w:w w:val="105"/>
        </w:rPr>
        <w:t>measured.</w:t>
      </w:r>
      <w:r>
        <w:rPr>
          <w:spacing w:val="5"/>
          <w:w w:val="105"/>
        </w:rPr>
        <w:t xml:space="preserve"> </w:t>
      </w:r>
      <w:r>
        <w:rPr>
          <w:w w:val="105"/>
        </w:rPr>
        <w:t>Our</w:t>
      </w:r>
      <w:r>
        <w:rPr>
          <w:spacing w:val="28"/>
          <w:w w:val="105"/>
        </w:rPr>
        <w:t xml:space="preserve"> </w:t>
      </w:r>
      <w:r>
        <w:rPr>
          <w:w w:val="105"/>
        </w:rPr>
        <w:t>open-source</w:t>
      </w:r>
      <w:r>
        <w:rPr>
          <w:spacing w:val="27"/>
          <w:w w:val="105"/>
        </w:rPr>
        <w:t xml:space="preserve"> </w:t>
      </w:r>
      <w:r>
        <w:rPr>
          <w:w w:val="105"/>
        </w:rPr>
        <w:t>releases</w:t>
      </w:r>
      <w:r>
        <w:rPr>
          <w:spacing w:val="-51"/>
          <w:w w:val="105"/>
        </w:rPr>
        <w:t xml:space="preserve"> </w:t>
      </w:r>
      <w:r>
        <w:rPr>
          <w:w w:val="105"/>
        </w:rPr>
        <w:t>will</w:t>
      </w:r>
      <w:r>
        <w:rPr>
          <w:spacing w:val="2"/>
          <w:w w:val="105"/>
        </w:rPr>
        <w:t xml:space="preserve"> </w:t>
      </w:r>
      <w:r>
        <w:rPr>
          <w:w w:val="105"/>
        </w:rPr>
        <w:t>enable</w:t>
      </w:r>
      <w:r>
        <w:rPr>
          <w:spacing w:val="3"/>
          <w:w w:val="105"/>
        </w:rPr>
        <w:t xml:space="preserve"> </w:t>
      </w:r>
      <w:r>
        <w:rPr>
          <w:w w:val="105"/>
        </w:rPr>
        <w:t>replication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experiments</w:t>
      </w:r>
      <w:r>
        <w:rPr>
          <w:spacing w:val="2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w w:val="105"/>
        </w:rPr>
        <w:t>other</w:t>
      </w:r>
      <w:r>
        <w:rPr>
          <w:spacing w:val="2"/>
          <w:w w:val="105"/>
        </w:rPr>
        <w:t xml:space="preserve"> </w:t>
      </w:r>
      <w:r>
        <w:rPr>
          <w:w w:val="105"/>
        </w:rPr>
        <w:t>researchers</w:t>
      </w:r>
      <w:r>
        <w:rPr>
          <w:spacing w:val="3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practitioners.</w:t>
      </w:r>
    </w:p>
    <w:p w14:paraId="028DF672" w14:textId="77777777" w:rsidR="00F85719" w:rsidRDefault="00D251A0">
      <w:pPr>
        <w:pStyle w:val="BodyText"/>
        <w:kinsoku w:val="0"/>
        <w:overflowPunct w:val="0"/>
        <w:spacing w:line="266" w:lineRule="auto"/>
        <w:ind w:left="120" w:right="117" w:firstLine="298"/>
        <w:jc w:val="both"/>
        <w:rPr>
          <w:w w:val="105"/>
        </w:rPr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PI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graduate</w:t>
      </w:r>
      <w:r>
        <w:rPr>
          <w:spacing w:val="1"/>
          <w:w w:val="105"/>
        </w:rPr>
        <w:t xml:space="preserve"> </w:t>
      </w:r>
      <w:r>
        <w:rPr>
          <w:w w:val="105"/>
        </w:rPr>
        <w:t>students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"/>
          <w:w w:val="105"/>
        </w:rPr>
        <w:t xml:space="preserve"> </w:t>
      </w:r>
      <w:r>
        <w:rPr>
          <w:w w:val="105"/>
        </w:rPr>
        <w:t>internally</w:t>
      </w:r>
      <w:r>
        <w:rPr>
          <w:spacing w:val="1"/>
          <w:w w:val="105"/>
        </w:rPr>
        <w:t xml:space="preserve"> </w:t>
      </w:r>
      <w:r>
        <w:rPr>
          <w:w w:val="105"/>
        </w:rPr>
        <w:t>participate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in  research</w:t>
      </w:r>
      <w:proofErr w:type="gramEnd"/>
      <w:r>
        <w:rPr>
          <w:w w:val="105"/>
        </w:rPr>
        <w:t xml:space="preserve">  seminars  at  the  university  to</w:t>
      </w:r>
      <w:r>
        <w:rPr>
          <w:spacing w:val="1"/>
          <w:w w:val="105"/>
        </w:rPr>
        <w:t xml:space="preserve"> </w:t>
      </w:r>
      <w:r>
        <w:rPr>
          <w:w w:val="105"/>
        </w:rPr>
        <w:t>highlight the latest/preliminary results.</w:t>
      </w:r>
      <w:r>
        <w:rPr>
          <w:spacing w:val="1"/>
          <w:w w:val="105"/>
        </w:rPr>
        <w:t xml:space="preserve"> </w:t>
      </w:r>
      <w:r>
        <w:rPr>
          <w:w w:val="105"/>
        </w:rPr>
        <w:t>We will broadly disseminate significant research findings through</w:t>
      </w:r>
      <w:r>
        <w:rPr>
          <w:spacing w:val="1"/>
          <w:w w:val="105"/>
        </w:rPr>
        <w:t xml:space="preserve"> </w:t>
      </w:r>
      <w:r>
        <w:rPr>
          <w:w w:val="105"/>
        </w:rPr>
        <w:t>scholarly publications.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For </w:t>
      </w:r>
      <w:proofErr w:type="gramStart"/>
      <w:r>
        <w:rPr>
          <w:w w:val="105"/>
        </w:rPr>
        <w:t>instance,  algorithms</w:t>
      </w:r>
      <w:proofErr w:type="gramEnd"/>
      <w:r>
        <w:rPr>
          <w:w w:val="105"/>
        </w:rPr>
        <w:t>,  research methods,  implementation details,  and results will</w:t>
      </w:r>
      <w:r>
        <w:rPr>
          <w:spacing w:val="1"/>
          <w:w w:val="105"/>
        </w:rPr>
        <w:t xml:space="preserve"> </w:t>
      </w:r>
      <w:r>
        <w:rPr>
          <w:w w:val="105"/>
        </w:rPr>
        <w:t>be disseminated via conference, journal, and workshop publications.</w:t>
      </w:r>
      <w:r>
        <w:rPr>
          <w:spacing w:val="1"/>
          <w:w w:val="105"/>
        </w:rPr>
        <w:t xml:space="preserve"> </w:t>
      </w:r>
      <w:r>
        <w:rPr>
          <w:w w:val="105"/>
        </w:rPr>
        <w:t>Electronic manuscripts of publications</w:t>
      </w:r>
      <w:r>
        <w:rPr>
          <w:spacing w:val="1"/>
          <w:w w:val="105"/>
        </w:rPr>
        <w:t xml:space="preserve"> </w:t>
      </w:r>
      <w:r>
        <w:rPr>
          <w:w w:val="105"/>
        </w:rPr>
        <w:t>will</w:t>
      </w:r>
      <w:r>
        <w:rPr>
          <w:spacing w:val="14"/>
          <w:w w:val="105"/>
        </w:rPr>
        <w:t xml:space="preserve"> </w:t>
      </w:r>
      <w:r>
        <w:rPr>
          <w:w w:val="105"/>
        </w:rPr>
        <w:t>be</w:t>
      </w:r>
      <w:r>
        <w:rPr>
          <w:spacing w:val="15"/>
          <w:w w:val="105"/>
        </w:rPr>
        <w:t xml:space="preserve"> </w:t>
      </w:r>
      <w:r>
        <w:rPr>
          <w:w w:val="105"/>
        </w:rPr>
        <w:t>available</w:t>
      </w:r>
      <w:r>
        <w:rPr>
          <w:spacing w:val="14"/>
          <w:w w:val="105"/>
        </w:rPr>
        <w:t xml:space="preserve"> </w:t>
      </w:r>
      <w:r>
        <w:rPr>
          <w:w w:val="105"/>
        </w:rPr>
        <w:t>for</w:t>
      </w:r>
      <w:r>
        <w:rPr>
          <w:spacing w:val="15"/>
          <w:w w:val="105"/>
        </w:rPr>
        <w:t xml:space="preserve"> </w:t>
      </w:r>
      <w:r>
        <w:rPr>
          <w:w w:val="105"/>
        </w:rPr>
        <w:t>public</w:t>
      </w:r>
      <w:r>
        <w:rPr>
          <w:spacing w:val="14"/>
          <w:w w:val="105"/>
        </w:rPr>
        <w:t xml:space="preserve"> </w:t>
      </w:r>
      <w:r>
        <w:rPr>
          <w:w w:val="105"/>
        </w:rPr>
        <w:t>access</w:t>
      </w:r>
      <w:r>
        <w:rPr>
          <w:spacing w:val="15"/>
          <w:w w:val="105"/>
        </w:rPr>
        <w:t xml:space="preserve"> </w:t>
      </w:r>
      <w:r>
        <w:rPr>
          <w:w w:val="105"/>
        </w:rPr>
        <w:t>on</w:t>
      </w:r>
      <w:r>
        <w:rPr>
          <w:spacing w:val="15"/>
          <w:w w:val="105"/>
        </w:rPr>
        <w:t xml:space="preserve"> </w:t>
      </w:r>
      <w:r>
        <w:rPr>
          <w:w w:val="105"/>
        </w:rPr>
        <w:t>our</w:t>
      </w:r>
      <w:r>
        <w:rPr>
          <w:spacing w:val="14"/>
          <w:w w:val="105"/>
        </w:rPr>
        <w:t xml:space="preserve"> </w:t>
      </w:r>
      <w:r>
        <w:rPr>
          <w:w w:val="105"/>
        </w:rPr>
        <w:t>project</w:t>
      </w:r>
      <w:r>
        <w:rPr>
          <w:spacing w:val="15"/>
          <w:w w:val="105"/>
        </w:rPr>
        <w:t xml:space="preserve"> </w:t>
      </w:r>
      <w:r>
        <w:rPr>
          <w:w w:val="105"/>
        </w:rPr>
        <w:t>website.</w:t>
      </w:r>
      <w:r>
        <w:rPr>
          <w:spacing w:val="39"/>
          <w:w w:val="105"/>
        </w:rPr>
        <w:t xml:space="preserve"> </w:t>
      </w:r>
      <w:r>
        <w:rPr>
          <w:w w:val="105"/>
        </w:rPr>
        <w:t>We</w:t>
      </w:r>
      <w:r>
        <w:rPr>
          <w:spacing w:val="15"/>
          <w:w w:val="105"/>
        </w:rPr>
        <w:t xml:space="preserve"> </w:t>
      </w:r>
      <w:r>
        <w:rPr>
          <w:w w:val="105"/>
        </w:rPr>
        <w:t>will</w:t>
      </w:r>
      <w:r>
        <w:rPr>
          <w:spacing w:val="14"/>
          <w:w w:val="105"/>
        </w:rPr>
        <w:t xml:space="preserve"> </w:t>
      </w:r>
      <w:r>
        <w:rPr>
          <w:w w:val="105"/>
        </w:rPr>
        <w:t>provide</w:t>
      </w:r>
      <w:r>
        <w:rPr>
          <w:spacing w:val="15"/>
          <w:w w:val="105"/>
        </w:rPr>
        <w:t xml:space="preserve"> </w:t>
      </w:r>
      <w:r>
        <w:rPr>
          <w:w w:val="105"/>
        </w:rPr>
        <w:t>links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appropriate</w:t>
      </w:r>
      <w:r>
        <w:rPr>
          <w:spacing w:val="14"/>
          <w:w w:val="105"/>
        </w:rPr>
        <w:t xml:space="preserve"> </w:t>
      </w:r>
      <w:r>
        <w:rPr>
          <w:w w:val="105"/>
        </w:rPr>
        <w:t>publisher</w:t>
      </w:r>
      <w:r>
        <w:rPr>
          <w:spacing w:val="-50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w w:val="105"/>
        </w:rPr>
        <w:t>case</w:t>
      </w:r>
      <w:r>
        <w:rPr>
          <w:spacing w:val="1"/>
          <w:w w:val="105"/>
        </w:rPr>
        <w:t xml:space="preserve"> </w:t>
      </w:r>
      <w:r>
        <w:rPr>
          <w:w w:val="105"/>
        </w:rPr>
        <w:t>copyright</w:t>
      </w:r>
      <w:r>
        <w:rPr>
          <w:spacing w:val="1"/>
          <w:w w:val="105"/>
        </w:rPr>
        <w:t xml:space="preserve"> </w:t>
      </w:r>
      <w:r>
        <w:rPr>
          <w:w w:val="105"/>
        </w:rPr>
        <w:t>issues</w:t>
      </w:r>
      <w:r>
        <w:rPr>
          <w:spacing w:val="1"/>
          <w:w w:val="105"/>
        </w:rPr>
        <w:t xml:space="preserve"> </w:t>
      </w:r>
      <w:r>
        <w:rPr>
          <w:w w:val="105"/>
        </w:rPr>
        <w:t>prevent</w:t>
      </w:r>
      <w:r>
        <w:rPr>
          <w:spacing w:val="1"/>
          <w:w w:val="105"/>
        </w:rPr>
        <w:t xml:space="preserve"> </w:t>
      </w:r>
      <w:r>
        <w:rPr>
          <w:w w:val="105"/>
        </w:rPr>
        <w:t>us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from  uploading</w:t>
      </w:r>
      <w:proofErr w:type="gramEnd"/>
      <w:r>
        <w:rPr>
          <w:w w:val="105"/>
        </w:rPr>
        <w:t xml:space="preserve">  the  publications. </w:t>
      </w:r>
      <w:r>
        <w:rPr>
          <w:spacing w:val="1"/>
          <w:w w:val="105"/>
        </w:rPr>
        <w:t xml:space="preserve"> </w:t>
      </w:r>
      <w:proofErr w:type="gramStart"/>
      <w:r>
        <w:rPr>
          <w:w w:val="105"/>
        </w:rPr>
        <w:t>Extended  research</w:t>
      </w:r>
      <w:proofErr w:type="gramEnd"/>
      <w:r>
        <w:rPr>
          <w:w w:val="105"/>
        </w:rPr>
        <w:t xml:space="preserve">  results  will  be</w:t>
      </w:r>
      <w:r>
        <w:rPr>
          <w:spacing w:val="-50"/>
          <w:w w:val="105"/>
        </w:rPr>
        <w:t xml:space="preserve"> </w:t>
      </w:r>
      <w:r>
        <w:rPr>
          <w:w w:val="105"/>
        </w:rPr>
        <w:t>made</w:t>
      </w:r>
      <w:r>
        <w:rPr>
          <w:spacing w:val="50"/>
          <w:w w:val="105"/>
        </w:rPr>
        <w:t xml:space="preserve"> </w:t>
      </w:r>
      <w:r>
        <w:rPr>
          <w:w w:val="105"/>
        </w:rPr>
        <w:t>available</w:t>
      </w:r>
      <w:r>
        <w:rPr>
          <w:spacing w:val="51"/>
          <w:w w:val="105"/>
        </w:rPr>
        <w:t xml:space="preserve"> </w:t>
      </w:r>
      <w:r>
        <w:rPr>
          <w:w w:val="105"/>
        </w:rPr>
        <w:t>via</w:t>
      </w:r>
      <w:r>
        <w:rPr>
          <w:spacing w:val="51"/>
          <w:w w:val="105"/>
        </w:rPr>
        <w:t xml:space="preserve"> </w:t>
      </w:r>
      <w:r>
        <w:rPr>
          <w:w w:val="105"/>
        </w:rPr>
        <w:t>technical</w:t>
      </w:r>
      <w:r>
        <w:rPr>
          <w:spacing w:val="51"/>
          <w:w w:val="105"/>
        </w:rPr>
        <w:t xml:space="preserve"> </w:t>
      </w:r>
      <w:r>
        <w:rPr>
          <w:w w:val="105"/>
        </w:rPr>
        <w:t>reports</w:t>
      </w:r>
      <w:r>
        <w:rPr>
          <w:spacing w:val="51"/>
          <w:w w:val="105"/>
        </w:rPr>
        <w:t xml:space="preserve"> </w:t>
      </w:r>
      <w:r>
        <w:rPr>
          <w:w w:val="105"/>
        </w:rPr>
        <w:t>on</w:t>
      </w:r>
      <w:r>
        <w:rPr>
          <w:spacing w:val="51"/>
          <w:w w:val="105"/>
        </w:rPr>
        <w:t xml:space="preserve"> </w:t>
      </w:r>
      <w:r>
        <w:rPr>
          <w:w w:val="105"/>
        </w:rPr>
        <w:t>our</w:t>
      </w:r>
      <w:r>
        <w:rPr>
          <w:spacing w:val="51"/>
          <w:w w:val="105"/>
        </w:rPr>
        <w:t xml:space="preserve"> </w:t>
      </w:r>
      <w:r>
        <w:rPr>
          <w:w w:val="105"/>
        </w:rPr>
        <w:t>project</w:t>
      </w:r>
      <w:r>
        <w:rPr>
          <w:spacing w:val="51"/>
          <w:w w:val="105"/>
        </w:rPr>
        <w:t xml:space="preserve"> </w:t>
      </w:r>
      <w:r>
        <w:rPr>
          <w:w w:val="105"/>
        </w:rPr>
        <w:t>website</w:t>
      </w:r>
      <w:r>
        <w:rPr>
          <w:spacing w:val="51"/>
          <w:w w:val="105"/>
        </w:rPr>
        <w:t xml:space="preserve"> </w:t>
      </w:r>
      <w:r>
        <w:rPr>
          <w:w w:val="105"/>
        </w:rPr>
        <w:t>and</w:t>
      </w:r>
      <w:r>
        <w:rPr>
          <w:spacing w:val="51"/>
          <w:w w:val="105"/>
        </w:rPr>
        <w:t xml:space="preserve"> </w:t>
      </w:r>
      <w:r>
        <w:rPr>
          <w:w w:val="105"/>
        </w:rPr>
        <w:t>archived</w:t>
      </w:r>
      <w:r>
        <w:rPr>
          <w:spacing w:val="51"/>
          <w:w w:val="105"/>
        </w:rPr>
        <w:t xml:space="preserve"> </w:t>
      </w:r>
      <w:r>
        <w:rPr>
          <w:w w:val="105"/>
        </w:rPr>
        <w:t>on</w:t>
      </w:r>
      <w:r>
        <w:rPr>
          <w:spacing w:val="50"/>
          <w:w w:val="105"/>
        </w:rPr>
        <w:t xml:space="preserve"> </w:t>
      </w:r>
      <w:r>
        <w:rPr>
          <w:w w:val="105"/>
        </w:rPr>
        <w:t>our</w:t>
      </w:r>
      <w:r>
        <w:rPr>
          <w:spacing w:val="51"/>
          <w:w w:val="105"/>
        </w:rPr>
        <w:t xml:space="preserve"> </w:t>
      </w:r>
      <w:r>
        <w:rPr>
          <w:w w:val="105"/>
        </w:rPr>
        <w:t>institutional</w:t>
      </w:r>
      <w:r>
        <w:rPr>
          <w:spacing w:val="51"/>
          <w:w w:val="105"/>
        </w:rPr>
        <w:t xml:space="preserve"> </w:t>
      </w:r>
      <w:r>
        <w:rPr>
          <w:w w:val="105"/>
        </w:rPr>
        <w:t>repository</w:t>
      </w:r>
      <w:r>
        <w:rPr>
          <w:spacing w:val="-50"/>
          <w:w w:val="105"/>
        </w:rPr>
        <w:t xml:space="preserve"> </w:t>
      </w:r>
      <w:r>
        <w:rPr>
          <w:w w:val="105"/>
        </w:rPr>
        <w:t>(</w:t>
      </w:r>
      <w:r>
        <w:rPr>
          <w:rFonts w:ascii="Courier New" w:hAnsi="Courier New" w:cs="Courier New"/>
          <w:w w:val="105"/>
        </w:rPr>
        <w:t>https://soar.wichita.edu</w:t>
      </w:r>
      <w:r>
        <w:rPr>
          <w:w w:val="105"/>
        </w:rPr>
        <w:t>).</w:t>
      </w:r>
      <w:r>
        <w:rPr>
          <w:spacing w:val="1"/>
          <w:w w:val="105"/>
        </w:rPr>
        <w:t xml:space="preserve"> </w:t>
      </w:r>
      <w:r>
        <w:rPr>
          <w:w w:val="105"/>
        </w:rPr>
        <w:t>Videos recorded for demonstrations will be made available via public</w:t>
      </w:r>
      <w:r>
        <w:rPr>
          <w:spacing w:val="1"/>
          <w:w w:val="105"/>
        </w:rPr>
        <w:t xml:space="preserve"> </w:t>
      </w:r>
      <w:r>
        <w:rPr>
          <w:w w:val="105"/>
        </w:rPr>
        <w:t>streaming sites such as YouTube, and access links will be provided on the project website.  Course modules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lecture</w:t>
      </w:r>
      <w:r>
        <w:rPr>
          <w:spacing w:val="41"/>
          <w:w w:val="105"/>
        </w:rPr>
        <w:t xml:space="preserve"> </w:t>
      </w:r>
      <w:r>
        <w:rPr>
          <w:w w:val="105"/>
        </w:rPr>
        <w:t>slides</w:t>
      </w:r>
      <w:r>
        <w:rPr>
          <w:spacing w:val="41"/>
          <w:w w:val="105"/>
        </w:rPr>
        <w:t xml:space="preserve"> </w:t>
      </w:r>
      <w:r>
        <w:rPr>
          <w:w w:val="105"/>
        </w:rPr>
        <w:t>developed</w:t>
      </w:r>
      <w:r>
        <w:rPr>
          <w:spacing w:val="41"/>
          <w:w w:val="105"/>
        </w:rPr>
        <w:t xml:space="preserve"> </w:t>
      </w:r>
      <w:r>
        <w:rPr>
          <w:w w:val="105"/>
        </w:rPr>
        <w:t>based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1"/>
          <w:w w:val="105"/>
        </w:rPr>
        <w:t xml:space="preserve"> </w:t>
      </w:r>
      <w:r>
        <w:rPr>
          <w:w w:val="105"/>
        </w:rPr>
        <w:t>this</w:t>
      </w:r>
      <w:r>
        <w:rPr>
          <w:spacing w:val="41"/>
          <w:w w:val="105"/>
        </w:rPr>
        <w:t xml:space="preserve"> </w:t>
      </w:r>
      <w:r>
        <w:rPr>
          <w:w w:val="105"/>
        </w:rPr>
        <w:t>work</w:t>
      </w:r>
      <w:r>
        <w:rPr>
          <w:spacing w:val="41"/>
          <w:w w:val="105"/>
        </w:rPr>
        <w:t xml:space="preserve"> </w:t>
      </w:r>
      <w:r>
        <w:rPr>
          <w:w w:val="105"/>
        </w:rPr>
        <w:t>will</w:t>
      </w:r>
      <w:r>
        <w:rPr>
          <w:spacing w:val="40"/>
          <w:w w:val="105"/>
        </w:rPr>
        <w:t xml:space="preserve"> </w:t>
      </w:r>
      <w:r>
        <w:rPr>
          <w:w w:val="105"/>
        </w:rPr>
        <w:t>be</w:t>
      </w:r>
      <w:r>
        <w:rPr>
          <w:spacing w:val="41"/>
          <w:w w:val="105"/>
        </w:rPr>
        <w:t xml:space="preserve"> </w:t>
      </w:r>
      <w:r>
        <w:rPr>
          <w:w w:val="105"/>
        </w:rPr>
        <w:t>publicly</w:t>
      </w:r>
      <w:r>
        <w:rPr>
          <w:spacing w:val="41"/>
          <w:w w:val="105"/>
        </w:rPr>
        <w:t xml:space="preserve"> </w:t>
      </w:r>
      <w:r>
        <w:rPr>
          <w:w w:val="105"/>
        </w:rPr>
        <w:t>available</w:t>
      </w:r>
      <w:r>
        <w:rPr>
          <w:spacing w:val="41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our</w:t>
      </w:r>
      <w:r>
        <w:rPr>
          <w:spacing w:val="41"/>
          <w:w w:val="105"/>
        </w:rPr>
        <w:t xml:space="preserve"> </w:t>
      </w:r>
      <w:r>
        <w:rPr>
          <w:w w:val="105"/>
        </w:rPr>
        <w:t>website.</w:t>
      </w:r>
      <w:r>
        <w:rPr>
          <w:spacing w:val="7"/>
          <w:w w:val="105"/>
        </w:rPr>
        <w:t xml:space="preserve"> </w:t>
      </w:r>
      <w:r>
        <w:rPr>
          <w:w w:val="105"/>
        </w:rPr>
        <w:t>We</w:t>
      </w:r>
      <w:r>
        <w:rPr>
          <w:spacing w:val="41"/>
          <w:w w:val="105"/>
        </w:rPr>
        <w:t xml:space="preserve"> </w:t>
      </w:r>
      <w:r>
        <w:rPr>
          <w:w w:val="105"/>
        </w:rPr>
        <w:t>will</w:t>
      </w:r>
      <w:r>
        <w:rPr>
          <w:spacing w:val="41"/>
          <w:w w:val="105"/>
        </w:rPr>
        <w:t xml:space="preserve"> </w:t>
      </w:r>
      <w:r>
        <w:rPr>
          <w:w w:val="105"/>
        </w:rPr>
        <w:t>not</w:t>
      </w:r>
      <w:r>
        <w:rPr>
          <w:spacing w:val="-51"/>
          <w:w w:val="105"/>
        </w:rPr>
        <w:t xml:space="preserve"> </w:t>
      </w:r>
      <w:r>
        <w:rPr>
          <w:w w:val="105"/>
        </w:rPr>
        <w:t>release instructor resources (such as solutions to lab problems and homework assignments) on our website;</w:t>
      </w:r>
      <w:r>
        <w:rPr>
          <w:spacing w:val="1"/>
          <w:w w:val="105"/>
        </w:rPr>
        <w:t xml:space="preserve"> </w:t>
      </w:r>
      <w:r>
        <w:rPr>
          <w:w w:val="105"/>
        </w:rPr>
        <w:t>however, they will be made available to educators upon request.</w:t>
      </w:r>
    </w:p>
    <w:p w14:paraId="1B343248" w14:textId="77777777" w:rsidR="00F85719" w:rsidRDefault="00D251A0">
      <w:pPr>
        <w:pStyle w:val="BodyText"/>
        <w:kinsoku w:val="0"/>
        <w:overflowPunct w:val="0"/>
        <w:spacing w:line="268" w:lineRule="auto"/>
        <w:ind w:left="120" w:right="117" w:firstLine="298"/>
        <w:jc w:val="both"/>
        <w:rPr>
          <w:w w:val="105"/>
        </w:rPr>
      </w:pPr>
      <w:r>
        <w:rPr>
          <w:w w:val="105"/>
        </w:rPr>
        <w:t>All materials will contain an acknowledgment of NSF support as follows:</w:t>
      </w:r>
      <w:r>
        <w:rPr>
          <w:spacing w:val="1"/>
          <w:w w:val="105"/>
        </w:rPr>
        <w:t xml:space="preserve"> </w:t>
      </w:r>
      <w:r>
        <w:rPr>
          <w:i/>
          <w:iCs/>
          <w:w w:val="105"/>
        </w:rPr>
        <w:t>“This material is based upon</w:t>
      </w:r>
      <w:r>
        <w:rPr>
          <w:i/>
          <w:iCs/>
          <w:spacing w:val="1"/>
          <w:w w:val="105"/>
        </w:rPr>
        <w:t xml:space="preserve"> </w:t>
      </w:r>
      <w:r>
        <w:rPr>
          <w:i/>
          <w:iCs/>
        </w:rPr>
        <w:t xml:space="preserve">work supported by the National Science Foundation under Grant No. (NSF grant number).” </w:t>
      </w:r>
      <w:r>
        <w:t>Additionally, we will</w:t>
      </w:r>
      <w:r>
        <w:rPr>
          <w:spacing w:val="1"/>
        </w:rPr>
        <w:t xml:space="preserve"> </w:t>
      </w:r>
      <w:r>
        <w:t xml:space="preserve">include a disclaimer that </w:t>
      </w:r>
      <w:r>
        <w:rPr>
          <w:i/>
          <w:iCs/>
        </w:rPr>
        <w:t>“any opinions, findings, and conclusions or recommendations expressed in this material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 xml:space="preserve">are those of the author(s) and do not necessarily reflect the views of the National Science Foundation.” </w:t>
      </w:r>
      <w:r>
        <w:t>The PI will</w:t>
      </w:r>
      <w:r>
        <w:rPr>
          <w:spacing w:val="1"/>
        </w:rPr>
        <w:t xml:space="preserve"> </w:t>
      </w:r>
      <w:r>
        <w:rPr>
          <w:w w:val="105"/>
        </w:rPr>
        <w:t>also</w:t>
      </w:r>
      <w:r>
        <w:rPr>
          <w:spacing w:val="34"/>
          <w:w w:val="105"/>
        </w:rPr>
        <w:t xml:space="preserve"> </w:t>
      </w:r>
      <w:r>
        <w:rPr>
          <w:w w:val="105"/>
        </w:rPr>
        <w:t>work</w:t>
      </w:r>
      <w:r>
        <w:rPr>
          <w:spacing w:val="35"/>
          <w:w w:val="105"/>
        </w:rPr>
        <w:t xml:space="preserve"> </w:t>
      </w:r>
      <w:r>
        <w:rPr>
          <w:w w:val="105"/>
        </w:rPr>
        <w:t>with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>Wichita</w:t>
      </w:r>
      <w:r>
        <w:rPr>
          <w:spacing w:val="34"/>
          <w:w w:val="105"/>
        </w:rPr>
        <w:t xml:space="preserve"> </w:t>
      </w:r>
      <w:r>
        <w:rPr>
          <w:w w:val="105"/>
        </w:rPr>
        <w:t>State</w:t>
      </w:r>
      <w:r>
        <w:rPr>
          <w:spacing w:val="35"/>
          <w:w w:val="105"/>
        </w:rPr>
        <w:t xml:space="preserve"> </w:t>
      </w:r>
      <w:r>
        <w:rPr>
          <w:w w:val="105"/>
        </w:rPr>
        <w:t>University’s</w:t>
      </w:r>
      <w:r>
        <w:rPr>
          <w:spacing w:val="35"/>
          <w:w w:val="105"/>
        </w:rPr>
        <w:t xml:space="preserve"> </w:t>
      </w:r>
      <w:r>
        <w:rPr>
          <w:w w:val="105"/>
        </w:rPr>
        <w:t>Office</w:t>
      </w:r>
      <w:r>
        <w:rPr>
          <w:spacing w:val="35"/>
          <w:w w:val="105"/>
        </w:rPr>
        <w:t xml:space="preserve"> </w:t>
      </w:r>
      <w:r>
        <w:rPr>
          <w:w w:val="105"/>
        </w:rPr>
        <w:t>of</w:t>
      </w:r>
      <w:r>
        <w:rPr>
          <w:spacing w:val="35"/>
          <w:w w:val="105"/>
        </w:rPr>
        <w:t xml:space="preserve"> </w:t>
      </w:r>
      <w:r>
        <w:rPr>
          <w:w w:val="105"/>
        </w:rPr>
        <w:t>Research</w:t>
      </w:r>
      <w:r>
        <w:rPr>
          <w:spacing w:val="34"/>
          <w:w w:val="105"/>
        </w:rPr>
        <w:t xml:space="preserve"> </w:t>
      </w:r>
      <w:r>
        <w:rPr>
          <w:w w:val="105"/>
        </w:rPr>
        <w:t>to</w:t>
      </w:r>
      <w:r>
        <w:rPr>
          <w:spacing w:val="35"/>
          <w:w w:val="105"/>
        </w:rPr>
        <w:t xml:space="preserve"> </w:t>
      </w:r>
      <w:r>
        <w:rPr>
          <w:w w:val="105"/>
        </w:rPr>
        <w:t>ensure</w:t>
      </w:r>
      <w:r>
        <w:rPr>
          <w:spacing w:val="35"/>
          <w:w w:val="105"/>
        </w:rPr>
        <w:t xml:space="preserve"> </w:t>
      </w:r>
      <w:r>
        <w:rPr>
          <w:w w:val="105"/>
        </w:rPr>
        <w:t>that</w:t>
      </w:r>
      <w:r>
        <w:rPr>
          <w:spacing w:val="35"/>
          <w:w w:val="105"/>
        </w:rPr>
        <w:t xml:space="preserve"> </w:t>
      </w:r>
      <w:r>
        <w:rPr>
          <w:w w:val="105"/>
        </w:rPr>
        <w:t>our</w:t>
      </w:r>
      <w:r>
        <w:rPr>
          <w:spacing w:val="34"/>
          <w:w w:val="105"/>
        </w:rPr>
        <w:t xml:space="preserve"> </w:t>
      </w:r>
      <w:r>
        <w:rPr>
          <w:w w:val="105"/>
        </w:rPr>
        <w:t>activities</w:t>
      </w:r>
      <w:r>
        <w:rPr>
          <w:spacing w:val="35"/>
          <w:w w:val="105"/>
        </w:rPr>
        <w:t xml:space="preserve"> </w:t>
      </w:r>
      <w:r>
        <w:rPr>
          <w:w w:val="105"/>
        </w:rPr>
        <w:t>conform</w:t>
      </w:r>
      <w:r>
        <w:rPr>
          <w:spacing w:val="35"/>
          <w:w w:val="105"/>
        </w:rPr>
        <w:t xml:space="preserve"> </w:t>
      </w:r>
      <w:r>
        <w:rPr>
          <w:w w:val="105"/>
        </w:rPr>
        <w:t>to</w:t>
      </w:r>
      <w:r>
        <w:rPr>
          <w:spacing w:val="-50"/>
          <w:w w:val="105"/>
        </w:rPr>
        <w:t xml:space="preserve"> </w:t>
      </w:r>
      <w:r>
        <w:rPr>
          <w:w w:val="105"/>
        </w:rPr>
        <w:t>NSF’s research</w:t>
      </w:r>
      <w:r>
        <w:rPr>
          <w:spacing w:val="1"/>
          <w:w w:val="105"/>
        </w:rPr>
        <w:t xml:space="preserve"> </w:t>
      </w:r>
      <w:r>
        <w:rPr>
          <w:w w:val="105"/>
        </w:rPr>
        <w:t>dissemination and</w:t>
      </w:r>
      <w:r>
        <w:rPr>
          <w:spacing w:val="1"/>
          <w:w w:val="105"/>
        </w:rPr>
        <w:t xml:space="preserve"> </w:t>
      </w:r>
      <w:r>
        <w:rPr>
          <w:w w:val="105"/>
        </w:rPr>
        <w:t>sharing policies/requirements.</w:t>
      </w:r>
    </w:p>
    <w:p w14:paraId="3C79B6D8" w14:textId="77777777" w:rsidR="00F85719" w:rsidRDefault="00F85719">
      <w:pPr>
        <w:pStyle w:val="BodyText"/>
        <w:kinsoku w:val="0"/>
        <w:overflowPunct w:val="0"/>
        <w:spacing w:line="268" w:lineRule="auto"/>
        <w:ind w:left="120" w:right="117" w:firstLine="298"/>
        <w:jc w:val="both"/>
        <w:rPr>
          <w:w w:val="105"/>
        </w:rPr>
        <w:sectPr w:rsidR="00F85719">
          <w:pgSz w:w="12240" w:h="15840"/>
          <w:pgMar w:top="1340" w:right="1320" w:bottom="1020" w:left="1320" w:header="0" w:footer="830" w:gutter="0"/>
          <w:cols w:space="720"/>
          <w:noEndnote/>
        </w:sectPr>
      </w:pPr>
    </w:p>
    <w:p w14:paraId="24686046" w14:textId="77777777" w:rsidR="00F85719" w:rsidRDefault="00D251A0">
      <w:pPr>
        <w:pStyle w:val="Heading1"/>
        <w:kinsoku w:val="0"/>
        <w:overflowPunct w:val="0"/>
      </w:pPr>
      <w:r>
        <w:lastRenderedPageBreak/>
        <w:t>POSTDOCTORAL</w:t>
      </w:r>
      <w:r>
        <w:rPr>
          <w:spacing w:val="49"/>
        </w:rPr>
        <w:t xml:space="preserve"> </w:t>
      </w:r>
      <w:r>
        <w:t>MENTORING</w:t>
      </w:r>
      <w:r>
        <w:rPr>
          <w:spacing w:val="49"/>
        </w:rPr>
        <w:t xml:space="preserve"> </w:t>
      </w:r>
      <w:r>
        <w:t>PLAN</w:t>
      </w:r>
    </w:p>
    <w:p w14:paraId="5342352B" w14:textId="77777777" w:rsidR="00F85719" w:rsidRDefault="00F85719">
      <w:pPr>
        <w:pStyle w:val="BodyText"/>
        <w:kinsoku w:val="0"/>
        <w:overflowPunct w:val="0"/>
        <w:spacing w:before="3"/>
        <w:ind w:left="0"/>
        <w:rPr>
          <w:b/>
          <w:bCs/>
          <w:sz w:val="36"/>
          <w:szCs w:val="36"/>
        </w:rPr>
      </w:pPr>
    </w:p>
    <w:p w14:paraId="2DFEA75C" w14:textId="77777777" w:rsidR="00F85719" w:rsidRDefault="00D251A0">
      <w:pPr>
        <w:pStyle w:val="BodyText"/>
        <w:kinsoku w:val="0"/>
        <w:overflowPunct w:val="0"/>
        <w:ind w:left="418"/>
        <w:rPr>
          <w:w w:val="110"/>
        </w:rPr>
      </w:pPr>
      <w:r>
        <w:rPr>
          <w:w w:val="110"/>
        </w:rPr>
        <w:t>Not</w:t>
      </w:r>
      <w:r>
        <w:rPr>
          <w:spacing w:val="-2"/>
          <w:w w:val="110"/>
        </w:rPr>
        <w:t xml:space="preserve"> </w:t>
      </w:r>
      <w:r>
        <w:rPr>
          <w:w w:val="110"/>
        </w:rPr>
        <w:t>applicable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proposal.</w:t>
      </w:r>
    </w:p>
    <w:p w14:paraId="1D674E1D" w14:textId="77777777" w:rsidR="00F85719" w:rsidRDefault="00F85719">
      <w:pPr>
        <w:pStyle w:val="BodyText"/>
        <w:kinsoku w:val="0"/>
        <w:overflowPunct w:val="0"/>
        <w:ind w:left="418"/>
        <w:rPr>
          <w:w w:val="110"/>
        </w:rPr>
        <w:sectPr w:rsidR="00F85719">
          <w:pgSz w:w="12240" w:h="15840"/>
          <w:pgMar w:top="1340" w:right="1320" w:bottom="1020" w:left="1320" w:header="0" w:footer="830" w:gutter="0"/>
          <w:cols w:space="720"/>
          <w:noEndnote/>
        </w:sectPr>
      </w:pPr>
    </w:p>
    <w:p w14:paraId="1F2C7246" w14:textId="77777777" w:rsidR="00F85719" w:rsidRDefault="00D251A0">
      <w:pPr>
        <w:pStyle w:val="Heading1"/>
        <w:kinsoku w:val="0"/>
        <w:overflowPunct w:val="0"/>
        <w:ind w:left="1040" w:right="0"/>
        <w:jc w:val="left"/>
      </w:pPr>
      <w:r>
        <w:lastRenderedPageBreak/>
        <w:t>COLLABORATORS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OTHER</w:t>
      </w:r>
      <w:r>
        <w:rPr>
          <w:spacing w:val="31"/>
        </w:rPr>
        <w:t xml:space="preserve"> </w:t>
      </w:r>
      <w:r>
        <w:t>AFFILIATIONS</w:t>
      </w:r>
      <w:r>
        <w:rPr>
          <w:spacing w:val="31"/>
        </w:rPr>
        <w:t xml:space="preserve"> </w:t>
      </w:r>
      <w:r>
        <w:t>INFORMATION</w:t>
      </w:r>
    </w:p>
    <w:p w14:paraId="0728A2B4" w14:textId="77777777" w:rsidR="00F85719" w:rsidRDefault="00F85719">
      <w:pPr>
        <w:pStyle w:val="BodyText"/>
        <w:kinsoku w:val="0"/>
        <w:overflowPunct w:val="0"/>
        <w:spacing w:before="3"/>
        <w:ind w:left="0"/>
        <w:rPr>
          <w:b/>
          <w:bCs/>
          <w:sz w:val="36"/>
          <w:szCs w:val="36"/>
        </w:rPr>
      </w:pPr>
    </w:p>
    <w:p w14:paraId="3CF67A81" w14:textId="77777777" w:rsidR="00F85719" w:rsidRDefault="00D251A0">
      <w:pPr>
        <w:pStyle w:val="BodyText"/>
        <w:kinsoku w:val="0"/>
        <w:overflowPunct w:val="0"/>
        <w:ind w:left="418"/>
        <w:rPr>
          <w:w w:val="110"/>
        </w:rPr>
      </w:pPr>
      <w:r>
        <w:rPr>
          <w:w w:val="110"/>
        </w:rPr>
        <w:t>Not</w:t>
      </w:r>
      <w:r>
        <w:rPr>
          <w:spacing w:val="-2"/>
          <w:w w:val="110"/>
        </w:rPr>
        <w:t xml:space="preserve"> </w:t>
      </w:r>
      <w:r>
        <w:rPr>
          <w:w w:val="110"/>
        </w:rPr>
        <w:t>applicable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proposal.</w:t>
      </w:r>
    </w:p>
    <w:p w14:paraId="56C679A8" w14:textId="77777777" w:rsidR="00F85719" w:rsidRDefault="00F85719">
      <w:pPr>
        <w:pStyle w:val="BodyText"/>
        <w:kinsoku w:val="0"/>
        <w:overflowPunct w:val="0"/>
        <w:ind w:left="418"/>
        <w:rPr>
          <w:w w:val="110"/>
        </w:rPr>
        <w:sectPr w:rsidR="00F85719">
          <w:footerReference w:type="default" r:id="rId114"/>
          <w:pgSz w:w="12240" w:h="15840"/>
          <w:pgMar w:top="1340" w:right="1320" w:bottom="1020" w:left="1320" w:header="0" w:footer="830" w:gutter="0"/>
          <w:cols w:space="720"/>
          <w:noEndnote/>
        </w:sectPr>
      </w:pPr>
    </w:p>
    <w:p w14:paraId="17361739" w14:textId="77777777" w:rsidR="00F85719" w:rsidRDefault="00D251A0">
      <w:pPr>
        <w:pStyle w:val="Heading1"/>
        <w:kinsoku w:val="0"/>
        <w:overflowPunct w:val="0"/>
      </w:pPr>
      <w:r>
        <w:lastRenderedPageBreak/>
        <w:t>PROJECT</w:t>
      </w:r>
      <w:r>
        <w:rPr>
          <w:spacing w:val="28"/>
        </w:rPr>
        <w:t xml:space="preserve"> </w:t>
      </w:r>
      <w:r>
        <w:t>PERSONNEL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PARTNER</w:t>
      </w:r>
      <w:r>
        <w:rPr>
          <w:spacing w:val="29"/>
        </w:rPr>
        <w:t xml:space="preserve"> </w:t>
      </w:r>
      <w:r>
        <w:t>ORGANIZATIONS</w:t>
      </w:r>
    </w:p>
    <w:p w14:paraId="11259C7C" w14:textId="77777777" w:rsidR="00F85719" w:rsidRDefault="00F85719">
      <w:pPr>
        <w:pStyle w:val="BodyText"/>
        <w:kinsoku w:val="0"/>
        <w:overflowPunct w:val="0"/>
        <w:ind w:left="0"/>
        <w:rPr>
          <w:b/>
          <w:bCs/>
          <w:sz w:val="30"/>
          <w:szCs w:val="30"/>
        </w:rPr>
      </w:pPr>
    </w:p>
    <w:p w14:paraId="6AF0EC0E" w14:textId="77777777" w:rsidR="00F85719" w:rsidRDefault="00F85719">
      <w:pPr>
        <w:pStyle w:val="BodyText"/>
        <w:kinsoku w:val="0"/>
        <w:overflowPunct w:val="0"/>
        <w:spacing w:before="6"/>
        <w:ind w:left="0"/>
        <w:rPr>
          <w:b/>
          <w:bCs/>
          <w:sz w:val="23"/>
          <w:szCs w:val="23"/>
        </w:rPr>
      </w:pPr>
    </w:p>
    <w:p w14:paraId="379CB8F7" w14:textId="77777777" w:rsidR="00D251A0" w:rsidRDefault="00D251A0">
      <w:pPr>
        <w:pStyle w:val="ListParagraph"/>
        <w:numPr>
          <w:ilvl w:val="0"/>
          <w:numId w:val="1"/>
        </w:numPr>
        <w:tabs>
          <w:tab w:val="left" w:pos="678"/>
        </w:tabs>
        <w:kinsoku w:val="0"/>
        <w:overflowPunct w:val="0"/>
        <w:spacing w:before="0"/>
        <w:ind w:right="0" w:hanging="257"/>
        <w:jc w:val="left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Monowar</w:t>
      </w:r>
      <w:r>
        <w:rPr>
          <w:spacing w:val="-12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Hasan;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Wichita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State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University;</w:t>
      </w:r>
      <w:r>
        <w:rPr>
          <w:spacing w:val="-11"/>
          <w:w w:val="110"/>
          <w:sz w:val="20"/>
          <w:szCs w:val="20"/>
        </w:rPr>
        <w:t xml:space="preserve"> </w:t>
      </w:r>
      <w:r>
        <w:rPr>
          <w:w w:val="110"/>
          <w:sz w:val="20"/>
          <w:szCs w:val="20"/>
        </w:rPr>
        <w:t>PI</w:t>
      </w:r>
    </w:p>
    <w:sectPr w:rsidR="00D251A0">
      <w:footerReference w:type="default" r:id="rId115"/>
      <w:pgSz w:w="12240" w:h="15840"/>
      <w:pgMar w:top="1340" w:right="1320" w:bottom="1020" w:left="1320" w:header="0" w:footer="83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BFFD1" w14:textId="77777777" w:rsidR="00632A3A" w:rsidRDefault="00632A3A">
      <w:r>
        <w:separator/>
      </w:r>
    </w:p>
  </w:endnote>
  <w:endnote w:type="continuationSeparator" w:id="0">
    <w:p w14:paraId="77FA3CAC" w14:textId="77777777" w:rsidR="00632A3A" w:rsidRDefault="00632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D9D2B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1" locked="0" layoutInCell="0" allowOverlap="1" wp14:anchorId="52B4FE6B" wp14:editId="04912BB6">
              <wp:simplePos x="0" y="0"/>
              <wp:positionH relativeFrom="page">
                <wp:posOffset>3771900</wp:posOffset>
              </wp:positionH>
              <wp:positionV relativeFrom="page">
                <wp:posOffset>9391650</wp:posOffset>
              </wp:positionV>
              <wp:extent cx="229235" cy="180975"/>
              <wp:effectExtent l="0" t="0" r="0" b="0"/>
              <wp:wrapNone/>
              <wp:docPr id="26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B0269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B–1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4FE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256" type="#_x0000_t202" style="position:absolute;margin-left:297pt;margin-top:739.5pt;width:18.05pt;height:14.25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" o:allowincell="f" filled="f" stroked="f">
              <v:path arrowok="t"/>
              <v:textbox inset="0,0,0,0">
                <w:txbxContent>
                  <w:p w14:paraId="317B0269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B–1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80067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50469A9E" wp14:editId="3FA66D66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6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D2F46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69A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257" type="#_x0000_t202" style="position:absolute;margin-left:296.15pt;margin-top:739.5pt;width:19.7pt;height:14.25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" o:allowincell="f" filled="f" stroked="f">
              <v:path arrowok="t"/>
              <v:textbox inset="0,0,0,0">
                <w:txbxContent>
                  <w:p w14:paraId="575D2F46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61864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0" allowOverlap="1" wp14:anchorId="6EBFBF43" wp14:editId="4D196C0B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D10E49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BFBF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258" type="#_x0000_t202" style="position:absolute;margin-left:296.15pt;margin-top:739.5pt;width:19.7pt;height:14.25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" o:allowincell="f" filled="f" stroked="f">
              <v:path arrowok="t"/>
              <v:textbox inset="0,0,0,0">
                <w:txbxContent>
                  <w:p w14:paraId="60D10E49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42B40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6352C1D4" wp14:editId="78E2C811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6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0238E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52C1D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259" type="#_x0000_t202" style="position:absolute;margin-left:296.15pt;margin-top:739.5pt;width:19.7pt;height:14.25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" o:allowincell="f" filled="f" stroked="f">
              <v:path arrowok="t"/>
              <v:textbox inset="0,0,0,0">
                <w:txbxContent>
                  <w:p w14:paraId="4A40238E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C22B2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1" locked="0" layoutInCell="0" allowOverlap="1" wp14:anchorId="2F221D27" wp14:editId="4AC52713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6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F824D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221D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260" type="#_x0000_t202" style="position:absolute;margin-left:296.15pt;margin-top:739.5pt;width:19.7pt;height:14.25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" o:allowincell="f" filled="f" stroked="f">
              <v:path arrowok="t"/>
              <v:textbox inset="0,0,0,0">
                <w:txbxContent>
                  <w:p w14:paraId="4D1F824D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69B66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0878EFCE" wp14:editId="22945488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5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03CB26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8EFC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261" type="#_x0000_t202" style="position:absolute;margin-left:296.15pt;margin-top:739.5pt;width:19.7pt;height:14.25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" o:allowincell="f" filled="f" stroked="f">
              <v:path arrowok="t"/>
              <v:textbox inset="0,0,0,0">
                <w:txbxContent>
                  <w:p w14:paraId="6003CB26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26BEE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2F7B9CB4" wp14:editId="3437812E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5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C4E8F5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B9CB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262" type="#_x0000_t202" style="position:absolute;margin-left:296.15pt;margin-top:739.5pt;width:19.7pt;height:14.25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" o:allowincell="f" filled="f" stroked="f">
              <v:path arrowok="t"/>
              <v:textbox inset="0,0,0,0">
                <w:txbxContent>
                  <w:p w14:paraId="56C4E8F5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D6113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506388BE" wp14:editId="1581C25C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5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22E01F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6388B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263" type="#_x0000_t202" style="position:absolute;margin-left:296.15pt;margin-top:739.5pt;width:19.7pt;height:14.2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" o:allowincell="f" filled="f" stroked="f">
              <v:path arrowok="t"/>
              <v:textbox inset="0,0,0,0">
                <w:txbxContent>
                  <w:p w14:paraId="7022E01F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</w:t>
                    </w:r>
                    <w:r>
                      <w:rPr>
                        <w:w w:val="105"/>
                      </w:rPr>
                      <w:t>–7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4DB4F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2E09F507" wp14:editId="4F09CA76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5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AA476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09F50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264" type="#_x0000_t202" style="position:absolute;margin-left:296.15pt;margin-top:739.5pt;width:19.7pt;height:14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" o:allowincell="f" filled="f" stroked="f">
              <v:path arrowok="t"/>
              <v:textbox inset="0,0,0,0">
                <w:txbxContent>
                  <w:p w14:paraId="75EAA476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</w:t>
                    </w:r>
                    <w:r>
                      <w:rPr>
                        <w:w w:val="105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99BE1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0" allowOverlap="1" wp14:anchorId="45A8DE31" wp14:editId="7A60E905">
              <wp:simplePos x="0" y="0"/>
              <wp:positionH relativeFrom="page">
                <wp:posOffset>3761105</wp:posOffset>
              </wp:positionH>
              <wp:positionV relativeFrom="page">
                <wp:posOffset>9391650</wp:posOffset>
              </wp:positionV>
              <wp:extent cx="250190" cy="180975"/>
              <wp:effectExtent l="0" t="0" r="0" b="0"/>
              <wp:wrapNone/>
              <wp:docPr id="25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01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32F337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105"/>
                            </w:rPr>
                          </w:pPr>
                          <w:r>
                            <w:rPr>
                              <w:w w:val="105"/>
                            </w:rPr>
                            <w:t>D–9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A8DE3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265" type="#_x0000_t202" style="position:absolute;margin-left:296.15pt;margin-top:739.5pt;width:19.7pt;height:14.2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" o:allowincell="f" filled="f" stroked="f">
              <v:path arrowok="t"/>
              <v:textbox inset="0,0,0,0">
                <w:txbxContent>
                  <w:p w14:paraId="3032F337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105"/>
                      </w:rPr>
                    </w:pPr>
                    <w:r>
                      <w:rPr>
                        <w:w w:val="105"/>
                      </w:rPr>
                      <w:t>D–9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09654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2D8623E" wp14:editId="723DE76C">
              <wp:simplePos x="0" y="0"/>
              <wp:positionH relativeFrom="page">
                <wp:posOffset>3729355</wp:posOffset>
              </wp:positionH>
              <wp:positionV relativeFrom="page">
                <wp:posOffset>9391650</wp:posOffset>
              </wp:positionV>
              <wp:extent cx="313690" cy="180975"/>
              <wp:effectExtent l="0" t="0" r="0" b="0"/>
              <wp:wrapNone/>
              <wp:docPr id="25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36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32B82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D–10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D8623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266" type="#_x0000_t202" style="position:absolute;margin-left:293.65pt;margin-top:739.5pt;width:24.7pt;height:14.2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" o:allowincell="f" filled="f" stroked="f">
              <v:path arrowok="t"/>
              <v:textbox inset="0,0,0,0">
                <w:txbxContent>
                  <w:p w14:paraId="53432B82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D–10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ECA99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0" allowOverlap="1" wp14:anchorId="4BE400A9" wp14:editId="04FA38ED">
              <wp:simplePos x="0" y="0"/>
              <wp:positionH relativeFrom="page">
                <wp:posOffset>3771900</wp:posOffset>
              </wp:positionH>
              <wp:positionV relativeFrom="page">
                <wp:posOffset>9391650</wp:posOffset>
              </wp:positionV>
              <wp:extent cx="267335" cy="180975"/>
              <wp:effectExtent l="0" t="0" r="0" b="0"/>
              <wp:wrapNone/>
              <wp:docPr id="25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3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276A83" w14:textId="1DFE52BE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E–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C5D07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E400A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267" type="#_x0000_t202" style="position:absolute;margin-left:297pt;margin-top:739.5pt;width:21.05pt;height:14.25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" o:allowincell="f" filled="f" stroked="f">
              <v:path arrowok="t"/>
              <v:textbox inset="0,0,0,0">
                <w:txbxContent>
                  <w:p w14:paraId="4D276A83" w14:textId="1DFE52BE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E–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 w:rsidR="003C5D07">
                      <w:fldChar w:fldCharType="separate"/>
                    </w:r>
                    <w:r w:rsidR="003C5D07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54BBA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0" allowOverlap="1" wp14:anchorId="0E66944C" wp14:editId="1053E3EE">
              <wp:simplePos x="0" y="0"/>
              <wp:positionH relativeFrom="page">
                <wp:posOffset>3761740</wp:posOffset>
              </wp:positionH>
              <wp:positionV relativeFrom="page">
                <wp:posOffset>9391650</wp:posOffset>
              </wp:positionV>
              <wp:extent cx="248920" cy="180975"/>
              <wp:effectExtent l="0" t="0" r="0" b="0"/>
              <wp:wrapNone/>
              <wp:docPr id="25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89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14A5A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G–1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66944C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268" type="#_x0000_t202" style="position:absolute;margin-left:296.2pt;margin-top:739.5pt;width:19.6pt;height:14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" o:allowincell="f" filled="f" stroked="f">
              <v:path arrowok="t"/>
              <v:textbox inset="0,0,0,0">
                <w:txbxContent>
                  <w:p w14:paraId="0C714A5A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G–1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78A16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7D5BDD66" wp14:editId="48499E3F">
              <wp:simplePos x="0" y="0"/>
              <wp:positionH relativeFrom="page">
                <wp:posOffset>3789045</wp:posOffset>
              </wp:positionH>
              <wp:positionV relativeFrom="page">
                <wp:posOffset>9391650</wp:posOffset>
              </wp:positionV>
              <wp:extent cx="194945" cy="180975"/>
              <wp:effectExtent l="0" t="0" r="0" b="0"/>
              <wp:wrapNone/>
              <wp:docPr id="25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494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FC1E1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I–1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BDD6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269" type="#_x0000_t202" style="position:absolute;margin-left:298.35pt;margin-top:739.5pt;width:15.35pt;height:14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" o:allowincell="f" filled="f" stroked="f">
              <v:path arrowok="t"/>
              <v:textbox inset="0,0,0,0">
                <w:txbxContent>
                  <w:p w14:paraId="740FC1E1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I–1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1DF42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4B48AB08" wp14:editId="3DD62B12">
              <wp:simplePos x="0" y="0"/>
              <wp:positionH relativeFrom="page">
                <wp:posOffset>3789045</wp:posOffset>
              </wp:positionH>
              <wp:positionV relativeFrom="page">
                <wp:posOffset>9391650</wp:posOffset>
              </wp:positionV>
              <wp:extent cx="232410" cy="180975"/>
              <wp:effectExtent l="0" t="0" r="0" b="0"/>
              <wp:wrapNone/>
              <wp:docPr id="25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241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F803B" w14:textId="14EEE5FE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J–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C5D07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8AB08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270" type="#_x0000_t202" style="position:absolute;margin-left:298.35pt;margin-top:739.5pt;width:18.3pt;height:14.2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" o:allowincell="f" filled="f" stroked="f">
              <v:path arrowok="t"/>
              <v:textbox inset="0,0,0,0">
                <w:txbxContent>
                  <w:p w14:paraId="2A0F803B" w14:textId="14EEE5FE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J–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 w:rsidR="003C5D07">
                      <w:fldChar w:fldCharType="separate"/>
                    </w:r>
                    <w:r w:rsidR="003C5D07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274BA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5C3F3139" wp14:editId="7F502FD2">
              <wp:simplePos x="0" y="0"/>
              <wp:positionH relativeFrom="page">
                <wp:posOffset>3764280</wp:posOffset>
              </wp:positionH>
              <wp:positionV relativeFrom="page">
                <wp:posOffset>9391650</wp:posOffset>
              </wp:positionV>
              <wp:extent cx="243840" cy="180975"/>
              <wp:effectExtent l="0" t="0" r="0" b="0"/>
              <wp:wrapNone/>
              <wp:docPr id="249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84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68C1EC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</w:pPr>
                          <w:r>
                            <w:t>K–1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F313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271" type="#_x0000_t202" style="position:absolute;margin-left:296.4pt;margin-top:739.5pt;width:19.2pt;height:14.2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" o:allowincell="f" filled="f" stroked="f">
              <v:path arrowok="t"/>
              <v:textbox inset="0,0,0,0">
                <w:txbxContent>
                  <w:p w14:paraId="2168C1EC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</w:pPr>
                    <w:r>
                      <w:t>K–1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4F00" w14:textId="77777777" w:rsidR="00F85719" w:rsidRDefault="003C5D07">
    <w:pPr>
      <w:pStyle w:val="BodyText"/>
      <w:kinsoku w:val="0"/>
      <w:overflowPunct w:val="0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1" locked="0" layoutInCell="0" allowOverlap="1" wp14:anchorId="42477C82" wp14:editId="4B804C63">
              <wp:simplePos x="0" y="0"/>
              <wp:positionH relativeFrom="page">
                <wp:posOffset>3841750</wp:posOffset>
              </wp:positionH>
              <wp:positionV relativeFrom="page">
                <wp:posOffset>9391650</wp:posOffset>
              </wp:positionV>
              <wp:extent cx="88900" cy="180975"/>
              <wp:effectExtent l="0" t="0" r="0" b="0"/>
              <wp:wrapNone/>
              <wp:docPr id="24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8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7C8D8" w14:textId="77777777" w:rsidR="00F85719" w:rsidRDefault="00D251A0">
                          <w:pPr>
                            <w:pStyle w:val="BodyText"/>
                            <w:kinsoku w:val="0"/>
                            <w:overflowPunct w:val="0"/>
                            <w:spacing w:before="21"/>
                            <w:ind w:left="20"/>
                            <w:rPr>
                              <w:w w:val="99"/>
                            </w:rPr>
                          </w:pPr>
                          <w:r>
                            <w:rPr>
                              <w:w w:val="99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477C8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272" type="#_x0000_t202" style="position:absolute;margin-left:302.5pt;margin-top:739.5pt;width:7pt;height:14.2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" o:allowincell="f" filled="f" stroked="f">
              <v:path arrowok="t"/>
              <v:textbox inset="0,0,0,0">
                <w:txbxContent>
                  <w:p w14:paraId="3387C8D8" w14:textId="77777777" w:rsidR="00000000" w:rsidRDefault="00D251A0">
                    <w:pPr>
                      <w:pStyle w:val="BodyText"/>
                      <w:kinsoku w:val="0"/>
                      <w:overflowPunct w:val="0"/>
                      <w:spacing w:before="21"/>
                      <w:ind w:left="20"/>
                      <w:rPr>
                        <w:w w:val="99"/>
                      </w:rPr>
                    </w:pPr>
                    <w:r>
                      <w:rPr>
                        <w:w w:val="99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4D826" w14:textId="77777777" w:rsidR="00632A3A" w:rsidRDefault="00632A3A">
      <w:r>
        <w:separator/>
      </w:r>
    </w:p>
  </w:footnote>
  <w:footnote w:type="continuationSeparator" w:id="0">
    <w:p w14:paraId="1886465E" w14:textId="77777777" w:rsidR="00632A3A" w:rsidRDefault="00632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"/>
      <w:lvlJc w:val="left"/>
      <w:pPr>
        <w:ind w:left="478" w:hanging="359"/>
      </w:pPr>
      <w:rPr>
        <w:rFonts w:ascii="Times New Roman" w:hAnsi="Times New Roman" w:cs="Times New Roman"/>
        <w:b/>
        <w:bCs/>
        <w:i w:val="0"/>
        <w:iCs w:val="0"/>
        <w:w w:val="99"/>
        <w:sz w:val="24"/>
        <w:szCs w:val="24"/>
      </w:rPr>
    </w:lvl>
    <w:lvl w:ilvl="1">
      <w:start w:val="1"/>
      <w:numFmt w:val="decimal"/>
      <w:lvlText w:val="%1.%2"/>
      <w:lvlJc w:val="left"/>
      <w:pPr>
        <w:ind w:left="568" w:hanging="449"/>
      </w:pPr>
      <w:rPr>
        <w:rFonts w:ascii="Times New Roman" w:hAnsi="Times New Roman" w:cs="Times New Roman"/>
        <w:b/>
        <w:bCs/>
        <w:i w:val="0"/>
        <w:iCs w:val="0"/>
        <w:w w:val="99"/>
        <w:sz w:val="20"/>
        <w:szCs w:val="20"/>
      </w:rPr>
    </w:lvl>
    <w:lvl w:ilvl="2">
      <w:start w:val="1"/>
      <w:numFmt w:val="lowerRoman"/>
      <w:lvlText w:val="(%3)"/>
      <w:lvlJc w:val="left"/>
      <w:pPr>
        <w:ind w:left="120" w:hanging="263"/>
      </w:pPr>
      <w:rPr>
        <w:rFonts w:ascii="Times New Roman" w:hAnsi="Times New Roman" w:cs="Times New Roman"/>
        <w:b w:val="0"/>
        <w:bCs w:val="0"/>
        <w:i/>
        <w:iCs/>
        <w:w w:val="99"/>
        <w:sz w:val="20"/>
        <w:szCs w:val="20"/>
      </w:rPr>
    </w:lvl>
    <w:lvl w:ilvl="3">
      <w:numFmt w:val="bullet"/>
      <w:lvlText w:val="ï"/>
      <w:lvlJc w:val="left"/>
      <w:pPr>
        <w:ind w:left="1690" w:hanging="263"/>
      </w:pPr>
    </w:lvl>
    <w:lvl w:ilvl="4">
      <w:numFmt w:val="bullet"/>
      <w:lvlText w:val="ï"/>
      <w:lvlJc w:val="left"/>
      <w:pPr>
        <w:ind w:left="2820" w:hanging="263"/>
      </w:pPr>
    </w:lvl>
    <w:lvl w:ilvl="5">
      <w:numFmt w:val="bullet"/>
      <w:lvlText w:val="ï"/>
      <w:lvlJc w:val="left"/>
      <w:pPr>
        <w:ind w:left="3950" w:hanging="263"/>
      </w:pPr>
    </w:lvl>
    <w:lvl w:ilvl="6">
      <w:numFmt w:val="bullet"/>
      <w:lvlText w:val="ï"/>
      <w:lvlJc w:val="left"/>
      <w:pPr>
        <w:ind w:left="5080" w:hanging="263"/>
      </w:pPr>
    </w:lvl>
    <w:lvl w:ilvl="7">
      <w:numFmt w:val="bullet"/>
      <w:lvlText w:val="ï"/>
      <w:lvlJc w:val="left"/>
      <w:pPr>
        <w:ind w:left="6210" w:hanging="263"/>
      </w:pPr>
    </w:lvl>
    <w:lvl w:ilvl="8">
      <w:numFmt w:val="bullet"/>
      <w:lvlText w:val="ï"/>
      <w:lvlJc w:val="left"/>
      <w:pPr>
        <w:ind w:left="7340" w:hanging="263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ï"/>
      <w:lvlJc w:val="left"/>
      <w:pPr>
        <w:ind w:left="487" w:hanging="221"/>
      </w:pPr>
      <w:rPr>
        <w:rFonts w:ascii="Times New Roman" w:hAnsi="Times New Roman" w:cs="Times New Roman"/>
        <w:b w:val="0"/>
        <w:bCs w:val="0"/>
        <w:i w:val="0"/>
        <w:iCs w:val="0"/>
        <w:w w:val="172"/>
        <w:sz w:val="20"/>
        <w:szCs w:val="20"/>
      </w:rPr>
    </w:lvl>
    <w:lvl w:ilvl="1">
      <w:numFmt w:val="bullet"/>
      <w:lvlText w:val="ï"/>
      <w:lvlJc w:val="left"/>
      <w:pPr>
        <w:ind w:left="1366" w:hanging="221"/>
      </w:pPr>
    </w:lvl>
    <w:lvl w:ilvl="2">
      <w:numFmt w:val="bullet"/>
      <w:lvlText w:val="ï"/>
      <w:lvlJc w:val="left"/>
      <w:pPr>
        <w:ind w:left="2252" w:hanging="221"/>
      </w:pPr>
    </w:lvl>
    <w:lvl w:ilvl="3">
      <w:numFmt w:val="bullet"/>
      <w:lvlText w:val="ï"/>
      <w:lvlJc w:val="left"/>
      <w:pPr>
        <w:ind w:left="3139" w:hanging="221"/>
      </w:pPr>
    </w:lvl>
    <w:lvl w:ilvl="4">
      <w:numFmt w:val="bullet"/>
      <w:lvlText w:val="ï"/>
      <w:lvlJc w:val="left"/>
      <w:pPr>
        <w:ind w:left="4025" w:hanging="221"/>
      </w:pPr>
    </w:lvl>
    <w:lvl w:ilvl="5">
      <w:numFmt w:val="bullet"/>
      <w:lvlText w:val="ï"/>
      <w:lvlJc w:val="left"/>
      <w:pPr>
        <w:ind w:left="4912" w:hanging="221"/>
      </w:pPr>
    </w:lvl>
    <w:lvl w:ilvl="6">
      <w:numFmt w:val="bullet"/>
      <w:lvlText w:val="ï"/>
      <w:lvlJc w:val="left"/>
      <w:pPr>
        <w:ind w:left="5798" w:hanging="221"/>
      </w:pPr>
    </w:lvl>
    <w:lvl w:ilvl="7">
      <w:numFmt w:val="bullet"/>
      <w:lvlText w:val="ï"/>
      <w:lvlJc w:val="left"/>
      <w:pPr>
        <w:ind w:left="6684" w:hanging="221"/>
      </w:pPr>
    </w:lvl>
    <w:lvl w:ilvl="8">
      <w:numFmt w:val="bullet"/>
      <w:lvlText w:val="ï"/>
      <w:lvlJc w:val="left"/>
      <w:pPr>
        <w:ind w:left="7571" w:hanging="22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ï"/>
      <w:lvlJc w:val="left"/>
      <w:pPr>
        <w:ind w:left="618" w:hanging="221"/>
      </w:pPr>
      <w:rPr>
        <w:rFonts w:ascii="Times New Roman" w:hAnsi="Times New Roman" w:cs="Times New Roman"/>
        <w:b w:val="0"/>
        <w:bCs w:val="0"/>
        <w:i w:val="0"/>
        <w:iCs w:val="0"/>
        <w:w w:val="172"/>
        <w:sz w:val="20"/>
        <w:szCs w:val="20"/>
      </w:rPr>
    </w:lvl>
    <w:lvl w:ilvl="1">
      <w:numFmt w:val="bullet"/>
      <w:lvlText w:val="ï"/>
      <w:lvlJc w:val="left"/>
      <w:pPr>
        <w:ind w:left="1518" w:hanging="221"/>
      </w:pPr>
    </w:lvl>
    <w:lvl w:ilvl="2">
      <w:numFmt w:val="bullet"/>
      <w:lvlText w:val="ï"/>
      <w:lvlJc w:val="left"/>
      <w:pPr>
        <w:ind w:left="2416" w:hanging="221"/>
      </w:pPr>
    </w:lvl>
    <w:lvl w:ilvl="3">
      <w:numFmt w:val="bullet"/>
      <w:lvlText w:val="ï"/>
      <w:lvlJc w:val="left"/>
      <w:pPr>
        <w:ind w:left="3314" w:hanging="221"/>
      </w:pPr>
    </w:lvl>
    <w:lvl w:ilvl="4">
      <w:numFmt w:val="bullet"/>
      <w:lvlText w:val="ï"/>
      <w:lvlJc w:val="left"/>
      <w:pPr>
        <w:ind w:left="4212" w:hanging="221"/>
      </w:pPr>
    </w:lvl>
    <w:lvl w:ilvl="5">
      <w:numFmt w:val="bullet"/>
      <w:lvlText w:val="ï"/>
      <w:lvlJc w:val="left"/>
      <w:pPr>
        <w:ind w:left="5110" w:hanging="221"/>
      </w:pPr>
    </w:lvl>
    <w:lvl w:ilvl="6">
      <w:numFmt w:val="bullet"/>
      <w:lvlText w:val="ï"/>
      <w:lvlJc w:val="left"/>
      <w:pPr>
        <w:ind w:left="6008" w:hanging="221"/>
      </w:pPr>
    </w:lvl>
    <w:lvl w:ilvl="7">
      <w:numFmt w:val="bullet"/>
      <w:lvlText w:val="ï"/>
      <w:lvlJc w:val="left"/>
      <w:pPr>
        <w:ind w:left="6906" w:hanging="221"/>
      </w:pPr>
    </w:lvl>
    <w:lvl w:ilvl="8">
      <w:numFmt w:val="bullet"/>
      <w:lvlText w:val="ï"/>
      <w:lvlJc w:val="left"/>
      <w:pPr>
        <w:ind w:left="7804" w:hanging="221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ñ"/>
      <w:lvlJc w:val="left"/>
      <w:pPr>
        <w:ind w:left="120" w:hanging="174"/>
      </w:pPr>
      <w:rPr>
        <w:rFonts w:ascii="Georgia" w:hAnsi="Georgia" w:cs="Georgia"/>
        <w:b/>
        <w:bCs/>
        <w:i/>
        <w:iCs/>
        <w:w w:val="70"/>
        <w:sz w:val="20"/>
        <w:szCs w:val="20"/>
      </w:rPr>
    </w:lvl>
    <w:lvl w:ilvl="1">
      <w:numFmt w:val="bullet"/>
      <w:lvlText w:val="ï"/>
      <w:lvlJc w:val="left"/>
      <w:pPr>
        <w:ind w:left="1068" w:hanging="174"/>
      </w:pPr>
    </w:lvl>
    <w:lvl w:ilvl="2">
      <w:numFmt w:val="bullet"/>
      <w:lvlText w:val="ï"/>
      <w:lvlJc w:val="left"/>
      <w:pPr>
        <w:ind w:left="2016" w:hanging="174"/>
      </w:pPr>
    </w:lvl>
    <w:lvl w:ilvl="3">
      <w:numFmt w:val="bullet"/>
      <w:lvlText w:val="ï"/>
      <w:lvlJc w:val="left"/>
      <w:pPr>
        <w:ind w:left="2964" w:hanging="174"/>
      </w:pPr>
    </w:lvl>
    <w:lvl w:ilvl="4">
      <w:numFmt w:val="bullet"/>
      <w:lvlText w:val="ï"/>
      <w:lvlJc w:val="left"/>
      <w:pPr>
        <w:ind w:left="3912" w:hanging="174"/>
      </w:pPr>
    </w:lvl>
    <w:lvl w:ilvl="5">
      <w:numFmt w:val="bullet"/>
      <w:lvlText w:val="ï"/>
      <w:lvlJc w:val="left"/>
      <w:pPr>
        <w:ind w:left="4860" w:hanging="174"/>
      </w:pPr>
    </w:lvl>
    <w:lvl w:ilvl="6">
      <w:numFmt w:val="bullet"/>
      <w:lvlText w:val="ï"/>
      <w:lvlJc w:val="left"/>
      <w:pPr>
        <w:ind w:left="5808" w:hanging="174"/>
      </w:pPr>
    </w:lvl>
    <w:lvl w:ilvl="7">
      <w:numFmt w:val="bullet"/>
      <w:lvlText w:val="ï"/>
      <w:lvlJc w:val="left"/>
      <w:pPr>
        <w:ind w:left="6756" w:hanging="174"/>
      </w:pPr>
    </w:lvl>
    <w:lvl w:ilvl="8">
      <w:numFmt w:val="bullet"/>
      <w:lvlText w:val="ï"/>
      <w:lvlJc w:val="left"/>
      <w:pPr>
        <w:ind w:left="7704" w:hanging="174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ï"/>
      <w:lvlJc w:val="left"/>
      <w:pPr>
        <w:ind w:left="419" w:hanging="221"/>
      </w:pPr>
      <w:rPr>
        <w:rFonts w:ascii="Times New Roman" w:hAnsi="Times New Roman" w:cs="Times New Roman"/>
        <w:b w:val="0"/>
        <w:bCs w:val="0"/>
        <w:i w:val="0"/>
        <w:iCs w:val="0"/>
        <w:w w:val="172"/>
        <w:sz w:val="20"/>
        <w:szCs w:val="20"/>
      </w:rPr>
    </w:lvl>
    <w:lvl w:ilvl="1">
      <w:numFmt w:val="bullet"/>
      <w:lvlText w:val="ï"/>
      <w:lvlJc w:val="left"/>
      <w:pPr>
        <w:ind w:left="1312" w:hanging="221"/>
      </w:pPr>
    </w:lvl>
    <w:lvl w:ilvl="2">
      <w:numFmt w:val="bullet"/>
      <w:lvlText w:val="ï"/>
      <w:lvlJc w:val="left"/>
      <w:pPr>
        <w:ind w:left="2204" w:hanging="221"/>
      </w:pPr>
    </w:lvl>
    <w:lvl w:ilvl="3">
      <w:numFmt w:val="bullet"/>
      <w:lvlText w:val="ï"/>
      <w:lvlJc w:val="left"/>
      <w:pPr>
        <w:ind w:left="3097" w:hanging="221"/>
      </w:pPr>
    </w:lvl>
    <w:lvl w:ilvl="4">
      <w:numFmt w:val="bullet"/>
      <w:lvlText w:val="ï"/>
      <w:lvlJc w:val="left"/>
      <w:pPr>
        <w:ind w:left="3989" w:hanging="221"/>
      </w:pPr>
    </w:lvl>
    <w:lvl w:ilvl="5">
      <w:numFmt w:val="bullet"/>
      <w:lvlText w:val="ï"/>
      <w:lvlJc w:val="left"/>
      <w:pPr>
        <w:ind w:left="4882" w:hanging="221"/>
      </w:pPr>
    </w:lvl>
    <w:lvl w:ilvl="6">
      <w:numFmt w:val="bullet"/>
      <w:lvlText w:val="ï"/>
      <w:lvlJc w:val="left"/>
      <w:pPr>
        <w:ind w:left="5774" w:hanging="221"/>
      </w:pPr>
    </w:lvl>
    <w:lvl w:ilvl="7">
      <w:numFmt w:val="bullet"/>
      <w:lvlText w:val="ï"/>
      <w:lvlJc w:val="left"/>
      <w:pPr>
        <w:ind w:left="6666" w:hanging="221"/>
      </w:pPr>
    </w:lvl>
    <w:lvl w:ilvl="8">
      <w:numFmt w:val="bullet"/>
      <w:lvlText w:val="ï"/>
      <w:lvlJc w:val="left"/>
      <w:pPr>
        <w:ind w:left="7559" w:hanging="221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[%1]"/>
      <w:lvlJc w:val="left"/>
      <w:pPr>
        <w:ind w:left="651" w:hanging="532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0"/>
        <w:szCs w:val="20"/>
      </w:rPr>
    </w:lvl>
    <w:lvl w:ilvl="1">
      <w:numFmt w:val="bullet"/>
      <w:lvlText w:val="ï"/>
      <w:lvlJc w:val="left"/>
      <w:pPr>
        <w:ind w:left="840" w:hanging="532"/>
      </w:pPr>
    </w:lvl>
    <w:lvl w:ilvl="2">
      <w:numFmt w:val="bullet"/>
      <w:lvlText w:val="ï"/>
      <w:lvlJc w:val="left"/>
      <w:pPr>
        <w:ind w:left="1813" w:hanging="532"/>
      </w:pPr>
    </w:lvl>
    <w:lvl w:ilvl="3">
      <w:numFmt w:val="bullet"/>
      <w:lvlText w:val="ï"/>
      <w:lvlJc w:val="left"/>
      <w:pPr>
        <w:ind w:left="2786" w:hanging="532"/>
      </w:pPr>
    </w:lvl>
    <w:lvl w:ilvl="4">
      <w:numFmt w:val="bullet"/>
      <w:lvlText w:val="ï"/>
      <w:lvlJc w:val="left"/>
      <w:pPr>
        <w:ind w:left="3760" w:hanging="532"/>
      </w:pPr>
    </w:lvl>
    <w:lvl w:ilvl="5">
      <w:numFmt w:val="bullet"/>
      <w:lvlText w:val="ï"/>
      <w:lvlJc w:val="left"/>
      <w:pPr>
        <w:ind w:left="4733" w:hanging="532"/>
      </w:pPr>
    </w:lvl>
    <w:lvl w:ilvl="6">
      <w:numFmt w:val="bullet"/>
      <w:lvlText w:val="ï"/>
      <w:lvlJc w:val="left"/>
      <w:pPr>
        <w:ind w:left="5706" w:hanging="532"/>
      </w:pPr>
    </w:lvl>
    <w:lvl w:ilvl="7">
      <w:numFmt w:val="bullet"/>
      <w:lvlText w:val="ï"/>
      <w:lvlJc w:val="left"/>
      <w:pPr>
        <w:ind w:left="6680" w:hanging="532"/>
      </w:pPr>
    </w:lvl>
    <w:lvl w:ilvl="8">
      <w:numFmt w:val="bullet"/>
      <w:lvlText w:val="ï"/>
      <w:lvlJc w:val="left"/>
      <w:pPr>
        <w:ind w:left="7653" w:hanging="532"/>
      </w:pPr>
    </w:lvl>
  </w:abstractNum>
  <w:abstractNum w:abstractNumId="6" w15:restartNumberingAfterBreak="0">
    <w:nsid w:val="00000408"/>
    <w:multiLevelType w:val="multilevel"/>
    <w:tmpl w:val="0000088B"/>
    <w:lvl w:ilvl="0">
      <w:start w:val="1"/>
      <w:numFmt w:val="decimal"/>
      <w:lvlText w:val="%1"/>
      <w:lvlJc w:val="left"/>
      <w:pPr>
        <w:ind w:left="478" w:hanging="359"/>
      </w:pPr>
      <w:rPr>
        <w:rFonts w:ascii="Times New Roman" w:hAnsi="Times New Roman" w:cs="Times New Roman"/>
        <w:b/>
        <w:bCs/>
        <w:i w:val="0"/>
        <w:iCs w:val="0"/>
        <w:w w:val="99"/>
        <w:sz w:val="24"/>
        <w:szCs w:val="24"/>
      </w:rPr>
    </w:lvl>
    <w:lvl w:ilvl="1">
      <w:numFmt w:val="bullet"/>
      <w:lvlText w:val="ï"/>
      <w:lvlJc w:val="left"/>
      <w:pPr>
        <w:ind w:left="618" w:hanging="221"/>
      </w:pPr>
      <w:rPr>
        <w:rFonts w:ascii="Times New Roman" w:hAnsi="Times New Roman" w:cs="Times New Roman"/>
        <w:b w:val="0"/>
        <w:bCs w:val="0"/>
        <w:i w:val="0"/>
        <w:iCs w:val="0"/>
        <w:w w:val="172"/>
        <w:sz w:val="20"/>
        <w:szCs w:val="20"/>
      </w:rPr>
    </w:lvl>
    <w:lvl w:ilvl="2">
      <w:numFmt w:val="bullet"/>
      <w:lvlText w:val="ï"/>
      <w:lvlJc w:val="left"/>
      <w:pPr>
        <w:ind w:left="1617" w:hanging="221"/>
      </w:pPr>
    </w:lvl>
    <w:lvl w:ilvl="3">
      <w:numFmt w:val="bullet"/>
      <w:lvlText w:val="ï"/>
      <w:lvlJc w:val="left"/>
      <w:pPr>
        <w:ind w:left="2615" w:hanging="221"/>
      </w:pPr>
    </w:lvl>
    <w:lvl w:ilvl="4">
      <w:numFmt w:val="bullet"/>
      <w:lvlText w:val="ï"/>
      <w:lvlJc w:val="left"/>
      <w:pPr>
        <w:ind w:left="3613" w:hanging="221"/>
      </w:pPr>
    </w:lvl>
    <w:lvl w:ilvl="5">
      <w:numFmt w:val="bullet"/>
      <w:lvlText w:val="ï"/>
      <w:lvlJc w:val="left"/>
      <w:pPr>
        <w:ind w:left="4611" w:hanging="221"/>
      </w:pPr>
    </w:lvl>
    <w:lvl w:ilvl="6">
      <w:numFmt w:val="bullet"/>
      <w:lvlText w:val="ï"/>
      <w:lvlJc w:val="left"/>
      <w:pPr>
        <w:ind w:left="5608" w:hanging="221"/>
      </w:pPr>
    </w:lvl>
    <w:lvl w:ilvl="7">
      <w:numFmt w:val="bullet"/>
      <w:lvlText w:val="ï"/>
      <w:lvlJc w:val="left"/>
      <w:pPr>
        <w:ind w:left="6606" w:hanging="221"/>
      </w:pPr>
    </w:lvl>
    <w:lvl w:ilvl="8">
      <w:numFmt w:val="bullet"/>
      <w:lvlText w:val="ï"/>
      <w:lvlJc w:val="left"/>
      <w:pPr>
        <w:ind w:left="7604" w:hanging="221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ï"/>
      <w:lvlJc w:val="left"/>
      <w:pPr>
        <w:ind w:left="677" w:hanging="256"/>
      </w:pPr>
      <w:rPr>
        <w:rFonts w:ascii="Arial" w:hAnsi="Arial" w:cs="Arial"/>
        <w:b w:val="0"/>
        <w:bCs w:val="0"/>
        <w:i/>
        <w:iCs/>
        <w:w w:val="148"/>
        <w:sz w:val="20"/>
        <w:szCs w:val="20"/>
      </w:rPr>
    </w:lvl>
    <w:lvl w:ilvl="1">
      <w:numFmt w:val="bullet"/>
      <w:lvlText w:val="ï"/>
      <w:lvlJc w:val="left"/>
      <w:pPr>
        <w:ind w:left="1572" w:hanging="256"/>
      </w:pPr>
    </w:lvl>
    <w:lvl w:ilvl="2">
      <w:numFmt w:val="bullet"/>
      <w:lvlText w:val="ï"/>
      <w:lvlJc w:val="left"/>
      <w:pPr>
        <w:ind w:left="2464" w:hanging="256"/>
      </w:pPr>
    </w:lvl>
    <w:lvl w:ilvl="3">
      <w:numFmt w:val="bullet"/>
      <w:lvlText w:val="ï"/>
      <w:lvlJc w:val="left"/>
      <w:pPr>
        <w:ind w:left="3356" w:hanging="256"/>
      </w:pPr>
    </w:lvl>
    <w:lvl w:ilvl="4">
      <w:numFmt w:val="bullet"/>
      <w:lvlText w:val="ï"/>
      <w:lvlJc w:val="left"/>
      <w:pPr>
        <w:ind w:left="4248" w:hanging="256"/>
      </w:pPr>
    </w:lvl>
    <w:lvl w:ilvl="5">
      <w:numFmt w:val="bullet"/>
      <w:lvlText w:val="ï"/>
      <w:lvlJc w:val="left"/>
      <w:pPr>
        <w:ind w:left="5140" w:hanging="256"/>
      </w:pPr>
    </w:lvl>
    <w:lvl w:ilvl="6">
      <w:numFmt w:val="bullet"/>
      <w:lvlText w:val="ï"/>
      <w:lvlJc w:val="left"/>
      <w:pPr>
        <w:ind w:left="6032" w:hanging="256"/>
      </w:pPr>
    </w:lvl>
    <w:lvl w:ilvl="7">
      <w:numFmt w:val="bullet"/>
      <w:lvlText w:val="ï"/>
      <w:lvlJc w:val="left"/>
      <w:pPr>
        <w:ind w:left="6924" w:hanging="256"/>
      </w:pPr>
    </w:lvl>
    <w:lvl w:ilvl="8">
      <w:numFmt w:val="bullet"/>
      <w:lvlText w:val="ï"/>
      <w:lvlJc w:val="left"/>
      <w:pPr>
        <w:ind w:left="7816" w:hanging="256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san, Monowar">
    <w15:presenceInfo w15:providerId="AD" w15:userId="S::k868r756@wichita.edu::434af6f4-fa58-4f10-a778-b26dd3da24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embedSystemFonts/>
  <w:bordersDoNotSurroundHeader/>
  <w:bordersDoNotSurroundFooter/>
  <w:proofState w:spelling="clean" w:grammar="clean"/>
  <w:trackRevision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07"/>
    <w:rsid w:val="00225669"/>
    <w:rsid w:val="003C5D07"/>
    <w:rsid w:val="00632A3A"/>
    <w:rsid w:val="00D251A0"/>
    <w:rsid w:val="00E35A4E"/>
    <w:rsid w:val="00F8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6D4C7A"/>
  <w14:defaultImageDpi w14:val="0"/>
  <w15:docId w15:val="{08CACC42-6970-E441-93F0-E80778DE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85"/>
      <w:ind w:left="818" w:right="81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478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pPr>
      <w:spacing w:before="72"/>
      <w:ind w:left="568" w:hanging="449"/>
      <w:jc w:val="both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5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1"/>
      <w:ind w:left="651" w:right="117" w:hanging="532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line="212" w:lineRule="exact"/>
      <w:ind w:left="122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microsoft.com/office/2011/relationships/people" Target="people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footer" Target="footer6.xml"/><Relationship Id="rId89" Type="http://schemas.openxmlformats.org/officeDocument/2006/relationships/image" Target="media/image70.jpeg"/><Relationship Id="rId112" Type="http://schemas.openxmlformats.org/officeDocument/2006/relationships/footer" Target="footer15.xml"/><Relationship Id="rId16" Type="http://schemas.openxmlformats.org/officeDocument/2006/relationships/image" Target="media/image8.png"/><Relationship Id="rId107" Type="http://schemas.openxmlformats.org/officeDocument/2006/relationships/hyperlink" Target="http://www.piborg.org/robots-1/monsterborg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hyperlink" Target="http://www.raspberrypi.org/products/raspberry-pi-4-model-b/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74.jpeg"/><Relationship Id="rId95" Type="http://schemas.openxmlformats.org/officeDocument/2006/relationships/hyperlink" Target="http://www.bro.org/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hyperlink" Target="http://www.wichita.edu/academics/engineering/SoC/" TargetMode="External"/><Relationship Id="rId118" Type="http://schemas.openxmlformats.org/officeDocument/2006/relationships/theme" Target="theme/theme1.xml"/><Relationship Id="rId80" Type="http://schemas.openxmlformats.org/officeDocument/2006/relationships/image" Target="media/image72.png"/><Relationship Id="rId85" Type="http://schemas.openxmlformats.org/officeDocument/2006/relationships/footer" Target="footer7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yperlink" Target="http://www.raspberrypi.org/products/raspberry-pi-4-model-b/" TargetMode="External"/><Relationship Id="rId108" Type="http://schemas.openxmlformats.org/officeDocument/2006/relationships/hyperlink" Target="http://www.wichita.edu/academics/research/urcaf/" TargetMode="Externa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footer" Target="footer9.xml"/><Relationship Id="rId96" Type="http://schemas.openxmlformats.org/officeDocument/2006/relationships/hyperlink" Target="http://www.bro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footer" Target="footer16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footer" Target="footer3.xml"/><Relationship Id="rId86" Type="http://schemas.openxmlformats.org/officeDocument/2006/relationships/footer" Target="footer8.xml"/><Relationship Id="rId94" Type="http://schemas.openxmlformats.org/officeDocument/2006/relationships/hyperlink" Target="http://aide.sourceforge.net/" TargetMode="External"/><Relationship Id="rId99" Type="http://schemas.openxmlformats.org/officeDocument/2006/relationships/hyperlink" Target="http://www.wichita.edu/" TargetMode="External"/><Relationship Id="rId101" Type="http://schemas.openxmlformats.org/officeDocument/2006/relationships/hyperlink" Target="http://www.op-tee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hyperlink" Target="http://www.wichita.edu/about/conferences/LSAMP.php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footer" Target="footer12.xml"/><Relationship Id="rId104" Type="http://schemas.openxmlformats.org/officeDocument/2006/relationships/hyperlink" Target="http://www.raspberrypi.org/products/raspberry-pi-4-model-b/" TargetMode="External"/><Relationship Id="rId7" Type="http://schemas.openxmlformats.org/officeDocument/2006/relationships/footer" Target="footer1.xml"/><Relationship Id="rId71" Type="http://schemas.openxmlformats.org/officeDocument/2006/relationships/image" Target="media/image63.png"/><Relationship Id="rId92" Type="http://schemas.openxmlformats.org/officeDocument/2006/relationships/footer" Target="footer10.xm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69.jpeg"/><Relationship Id="rId110" Type="http://schemas.openxmlformats.org/officeDocument/2006/relationships/footer" Target="footer13.xml"/><Relationship Id="rId115" Type="http://schemas.openxmlformats.org/officeDocument/2006/relationships/footer" Target="footer17.xml"/><Relationship Id="rId61" Type="http://schemas.openxmlformats.org/officeDocument/2006/relationships/image" Target="media/image53.png"/><Relationship Id="rId82" Type="http://schemas.openxmlformats.org/officeDocument/2006/relationships/footer" Target="footer4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hyperlink" Target="http://www.op-tee.org/" TargetMode="External"/><Relationship Id="rId105" Type="http://schemas.openxmlformats.org/officeDocument/2006/relationships/hyperlink" Target="http://www.eembc.org/multibench/" TargetMode="External"/><Relationship Id="rId8" Type="http://schemas.openxmlformats.org/officeDocument/2006/relationships/footer" Target="footer2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footer" Target="footer11.xml"/><Relationship Id="rId98" Type="http://schemas.openxmlformats.org/officeDocument/2006/relationships/hyperlink" Target="http://oprofile.sourceforge.net/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footer" Target="footer5.xml"/><Relationship Id="rId88" Type="http://schemas.openxmlformats.org/officeDocument/2006/relationships/image" Target="media/image73.jpeg"/><Relationship Id="rId111" Type="http://schemas.openxmlformats.org/officeDocument/2006/relationships/footer" Target="footer14.xm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hyperlink" Target="http://www.piborg.org/robots-1/monsterb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118C28-7DEE-344B-9A13-7FBD1E30F8DD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11143</Words>
  <Characters>63519</Characters>
  <Application>Microsoft Office Word</Application>
  <DocSecurity>0</DocSecurity>
  <Lines>529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Hasan, Monowar</cp:lastModifiedBy>
  <cp:revision>3</cp:revision>
  <dcterms:created xsi:type="dcterms:W3CDTF">2021-09-09T18:29:00Z</dcterms:created>
  <dcterms:modified xsi:type="dcterms:W3CDTF">2021-09-09T23:50:00Z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TeX</vt:lpwstr>
  </property>
  <property fmtid="{D5CDD505-2E9C-101B-9397-08002B2CF9AE}" pid="3" name="grammarly_documentId">
    <vt:lpwstr>documentId_7545</vt:lpwstr>
  </property>
  <property fmtid="{D5CDD505-2E9C-101B-9397-08002B2CF9AE}" pid="4" name="grammarly_documentContext">
    <vt:lpwstr>{"goals":[],"domain":"general","emotions":[],"dialect":"american"}</vt:lpwstr>
  </property>
</Properties>
</file>